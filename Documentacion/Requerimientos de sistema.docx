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DB531ED" w:rsidP="2EB66909" w:rsidRDefault="12D99312" w14:paraId="40FCCC37" w14:textId="69924E77">
      <w:pPr>
        <w:pStyle w:val="TOC3"/>
        <w:tabs>
          <w:tab w:val="right" w:leader="dot" w:pos="9360"/>
        </w:tabs>
        <w:ind w:left="0"/>
        <w:jc w:val="center"/>
        <w:rPr>
          <w:rStyle w:val="Hyperlink"/>
          <w:b/>
          <w:bCs/>
          <w:color w:val="auto"/>
          <w:u w:val="none"/>
        </w:rPr>
      </w:pPr>
      <w:r w:rsidRPr="12D99312">
        <w:rPr>
          <w:rStyle w:val="Hyperlink"/>
          <w:color w:val="auto"/>
          <w:u w:val="none"/>
        </w:rPr>
        <w:t xml:space="preserve">   </w:t>
      </w:r>
      <w:r w:rsidRPr="12D99312">
        <w:rPr>
          <w:rStyle w:val="Hyperlink"/>
          <w:b/>
          <w:bCs/>
          <w:color w:val="auto"/>
          <w:u w:val="none"/>
        </w:rPr>
        <w:t>UNIVERSIDAD DE COSTA RICA</w:t>
      </w:r>
    </w:p>
    <w:p w:rsidR="0DB531ED" w:rsidP="2EB66909" w:rsidRDefault="2EB66909" w14:paraId="2AD6EE7A" w14:textId="1C276F88">
      <w:pPr>
        <w:pStyle w:val="TOC3"/>
        <w:tabs>
          <w:tab w:val="right" w:leader="dot" w:pos="9360"/>
        </w:tabs>
        <w:ind w:left="0"/>
        <w:jc w:val="center"/>
        <w:rPr>
          <w:rStyle w:val="Hyperlink"/>
          <w:b/>
          <w:bCs/>
          <w:color w:val="auto"/>
          <w:u w:val="none"/>
        </w:rPr>
      </w:pPr>
      <w:r w:rsidRPr="2EB66909">
        <w:rPr>
          <w:rStyle w:val="Hyperlink"/>
          <w:b/>
          <w:bCs/>
          <w:color w:val="auto"/>
          <w:u w:val="none"/>
        </w:rPr>
        <w:t>SEDE DEL CARIBE</w:t>
      </w:r>
    </w:p>
    <w:p w:rsidR="0DB531ED" w:rsidP="56BB98AF" w:rsidRDefault="0DB531ED" w14:paraId="692DC2C3" w14:textId="173F2215">
      <w:pPr>
        <w:tabs>
          <w:tab w:val="right" w:leader="dot" w:pos="9360"/>
        </w:tabs>
        <w:jc w:val="center"/>
      </w:pPr>
      <w:r>
        <w:rPr>
          <w:noProof/>
        </w:rPr>
        <w:drawing>
          <wp:inline distT="0" distB="0" distL="0" distR="0" wp14:anchorId="33FAB263" wp14:editId="2EB66909">
            <wp:extent cx="1997781" cy="1983318"/>
            <wp:effectExtent l="0" t="0" r="0" b="0"/>
            <wp:docPr id="804769916" name="Picture 804769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1997781" cy="1983318"/>
                    </a:xfrm>
                    <a:prstGeom prst="rect">
                      <a:avLst/>
                    </a:prstGeom>
                  </pic:spPr>
                </pic:pic>
              </a:graphicData>
            </a:graphic>
          </wp:inline>
        </w:drawing>
      </w:r>
    </w:p>
    <w:p w:rsidR="0DB531ED" w:rsidP="2EB66909" w:rsidRDefault="0DB531ED" w14:paraId="6C709F23" w14:textId="62A66516">
      <w:pPr>
        <w:pStyle w:val="TOC3"/>
        <w:tabs>
          <w:tab w:val="right" w:leader="dot" w:pos="9360"/>
        </w:tabs>
        <w:jc w:val="center"/>
        <w:rPr>
          <w:rStyle w:val="Hyperlink"/>
          <w:b/>
          <w:bCs/>
          <w:color w:val="auto"/>
        </w:rPr>
      </w:pPr>
    </w:p>
    <w:p w:rsidR="0DB531ED" w:rsidP="2EB66909" w:rsidRDefault="2EB66909" w14:paraId="413B08DB" w14:textId="1A73A032">
      <w:pPr>
        <w:pStyle w:val="TOC3"/>
        <w:tabs>
          <w:tab w:val="right" w:leader="dot" w:pos="9360"/>
        </w:tabs>
        <w:jc w:val="center"/>
        <w:rPr>
          <w:rStyle w:val="Hyperlink"/>
          <w:b/>
          <w:bCs/>
          <w:color w:val="auto"/>
          <w:u w:val="none"/>
        </w:rPr>
      </w:pPr>
      <w:r w:rsidRPr="2EB66909">
        <w:rPr>
          <w:rStyle w:val="Hyperlink"/>
          <w:b/>
          <w:bCs/>
          <w:color w:val="auto"/>
          <w:u w:val="none"/>
        </w:rPr>
        <w:t>INFORMÁTICA EMPRESARIAL</w:t>
      </w:r>
    </w:p>
    <w:p w:rsidR="0DB531ED" w:rsidP="2EB66909" w:rsidRDefault="2EB66909" w14:paraId="336A35DA" w14:textId="399E68EE">
      <w:pPr>
        <w:pStyle w:val="TOC3"/>
        <w:tabs>
          <w:tab w:val="right" w:leader="dot" w:pos="9360"/>
        </w:tabs>
        <w:jc w:val="center"/>
        <w:rPr>
          <w:rStyle w:val="Hyperlink"/>
          <w:b/>
          <w:bCs/>
          <w:color w:val="auto"/>
          <w:u w:val="none"/>
        </w:rPr>
      </w:pPr>
      <w:r w:rsidRPr="2EB66909">
        <w:rPr>
          <w:rStyle w:val="Hyperlink"/>
          <w:b/>
          <w:bCs/>
          <w:color w:val="auto"/>
          <w:u w:val="none"/>
        </w:rPr>
        <w:t xml:space="preserve"> </w:t>
      </w:r>
    </w:p>
    <w:p w:rsidR="0DB531ED" w:rsidP="2EB66909" w:rsidRDefault="2EB66909" w14:paraId="54ACF472" w14:textId="6D60FA03">
      <w:pPr>
        <w:pStyle w:val="TOC3"/>
        <w:tabs>
          <w:tab w:val="right" w:leader="dot" w:pos="9360"/>
        </w:tabs>
        <w:jc w:val="center"/>
        <w:rPr>
          <w:rStyle w:val="Hyperlink"/>
          <w:b/>
          <w:bCs/>
          <w:color w:val="auto"/>
          <w:u w:val="none"/>
        </w:rPr>
      </w:pPr>
      <w:r w:rsidRPr="2EB66909">
        <w:rPr>
          <w:rStyle w:val="Hyperlink"/>
          <w:b/>
          <w:bCs/>
          <w:color w:val="auto"/>
          <w:u w:val="none"/>
        </w:rPr>
        <w:t>IF-7100 INGENIERÍA DE SOFTWARE</w:t>
      </w:r>
    </w:p>
    <w:p w:rsidR="2EB66909" w:rsidP="12D99312" w:rsidRDefault="12D99312" w14:paraId="17EDC583" w14:textId="43F0F433">
      <w:pPr>
        <w:pStyle w:val="TOC3"/>
        <w:tabs>
          <w:tab w:val="right" w:leader="dot" w:pos="9360"/>
        </w:tabs>
        <w:jc w:val="center"/>
        <w:rPr>
          <w:rStyle w:val="Hyperlink"/>
          <w:b/>
          <w:bCs/>
          <w:color w:val="auto"/>
          <w:u w:val="none"/>
        </w:rPr>
      </w:pPr>
      <w:r w:rsidRPr="12D99312">
        <w:rPr>
          <w:rStyle w:val="Hyperlink"/>
          <w:b/>
          <w:bCs/>
          <w:color w:val="auto"/>
          <w:u w:val="none"/>
        </w:rPr>
        <w:t xml:space="preserve"> </w:t>
      </w:r>
    </w:p>
    <w:p w:rsidR="2EB66909" w:rsidP="12D99312" w:rsidRDefault="2EB66909" w14:paraId="14D13E98" w14:textId="261D1124">
      <w:pPr>
        <w:pStyle w:val="TOC3"/>
        <w:tabs>
          <w:tab w:val="right" w:leader="dot" w:pos="9360"/>
        </w:tabs>
        <w:jc w:val="center"/>
        <w:rPr>
          <w:rStyle w:val="Hyperlink"/>
          <w:b/>
          <w:bCs/>
          <w:color w:val="auto"/>
          <w:u w:val="none"/>
        </w:rPr>
      </w:pPr>
    </w:p>
    <w:p w:rsidR="2EB66909" w:rsidP="12D99312" w:rsidRDefault="12D99312" w14:paraId="602255AB" w14:textId="03FE146E">
      <w:pPr>
        <w:pStyle w:val="TOC3"/>
        <w:tabs>
          <w:tab w:val="right" w:leader="dot" w:pos="9360"/>
        </w:tabs>
        <w:ind w:left="0"/>
        <w:jc w:val="center"/>
        <w:rPr>
          <w:rStyle w:val="Hyperlink"/>
          <w:b/>
          <w:bCs/>
          <w:color w:val="auto"/>
          <w:u w:val="none"/>
        </w:rPr>
      </w:pPr>
      <w:r w:rsidRPr="12D99312">
        <w:rPr>
          <w:rStyle w:val="Hyperlink"/>
          <w:b/>
          <w:bCs/>
          <w:color w:val="auto"/>
          <w:u w:val="none"/>
        </w:rPr>
        <w:t>TEMA:</w:t>
      </w:r>
    </w:p>
    <w:p w:rsidR="0DB531ED" w:rsidP="2EB66909" w:rsidRDefault="2EB66909" w14:paraId="55CCFF13" w14:textId="76B78739">
      <w:pPr>
        <w:pStyle w:val="TOC3"/>
        <w:tabs>
          <w:tab w:val="right" w:leader="dot" w:pos="9360"/>
        </w:tabs>
        <w:jc w:val="center"/>
        <w:rPr>
          <w:rStyle w:val="Hyperlink"/>
          <w:b/>
          <w:bCs/>
          <w:color w:val="auto"/>
          <w:u w:val="none"/>
        </w:rPr>
      </w:pPr>
      <w:r w:rsidRPr="2EB66909">
        <w:rPr>
          <w:rStyle w:val="Hyperlink"/>
          <w:b/>
          <w:bCs/>
          <w:color w:val="auto"/>
          <w:u w:val="none"/>
        </w:rPr>
        <w:t>“LISTA REQUERIMIENTOS GENERAL SISTEMA FEMICIDIOS”</w:t>
      </w:r>
    </w:p>
    <w:p w:rsidR="2EB66909" w:rsidP="2EB66909" w:rsidRDefault="2EB66909" w14:paraId="5269F73A" w14:textId="24546B78">
      <w:pPr>
        <w:tabs>
          <w:tab w:val="right" w:leader="dot" w:pos="9360"/>
        </w:tabs>
        <w:rPr>
          <w:rStyle w:val="Hyperlink"/>
        </w:rPr>
      </w:pPr>
    </w:p>
    <w:p w:rsidR="0DB531ED" w:rsidP="2EB66909" w:rsidRDefault="2EB66909" w14:paraId="25C21AB6" w14:textId="7F148FE7">
      <w:pPr>
        <w:pStyle w:val="TOC3"/>
        <w:tabs>
          <w:tab w:val="right" w:leader="dot" w:pos="9360"/>
        </w:tabs>
        <w:jc w:val="center"/>
        <w:rPr>
          <w:rStyle w:val="Hyperlink"/>
          <w:b/>
          <w:bCs/>
          <w:color w:val="auto"/>
          <w:u w:val="none"/>
        </w:rPr>
      </w:pPr>
      <w:r w:rsidRPr="2EB66909">
        <w:rPr>
          <w:rStyle w:val="Hyperlink"/>
          <w:b/>
          <w:bCs/>
          <w:color w:val="auto"/>
          <w:u w:val="none"/>
        </w:rPr>
        <w:t xml:space="preserve">  </w:t>
      </w:r>
    </w:p>
    <w:p w:rsidR="0DB531ED" w:rsidP="2EB66909" w:rsidRDefault="2EB66909" w14:paraId="35FABF82" w14:textId="09A191D5">
      <w:pPr>
        <w:pStyle w:val="TOC3"/>
        <w:tabs>
          <w:tab w:val="right" w:leader="dot" w:pos="9360"/>
        </w:tabs>
        <w:ind w:left="80"/>
        <w:jc w:val="center"/>
        <w:rPr>
          <w:rStyle w:val="Hyperlink"/>
          <w:b/>
          <w:bCs/>
          <w:color w:val="auto"/>
          <w:u w:val="none"/>
        </w:rPr>
      </w:pPr>
      <w:r w:rsidRPr="2EB66909">
        <w:rPr>
          <w:rStyle w:val="Hyperlink"/>
          <w:b/>
          <w:bCs/>
          <w:color w:val="auto"/>
          <w:u w:val="none"/>
        </w:rPr>
        <w:t>ELABORADO POR:</w:t>
      </w:r>
    </w:p>
    <w:p w:rsidR="2EB66909" w:rsidP="2EB66909" w:rsidRDefault="2EB66909" w14:paraId="4936926A" w14:textId="0257B8A1">
      <w:pPr>
        <w:tabs>
          <w:tab w:val="right" w:leader="dot" w:pos="9360"/>
        </w:tabs>
        <w:rPr>
          <w:rStyle w:val="Hyperlink"/>
        </w:rPr>
      </w:pPr>
    </w:p>
    <w:p w:rsidR="2EB66909" w:rsidP="2EB66909" w:rsidRDefault="2EB66909" w14:paraId="41D1EB5E" w14:textId="74E48A73">
      <w:pPr>
        <w:tabs>
          <w:tab w:val="right" w:leader="dot" w:pos="9360"/>
        </w:tabs>
        <w:jc w:val="center"/>
        <w:rPr>
          <w:rStyle w:val="Hyperlink"/>
          <w:b/>
          <w:bCs/>
          <w:color w:val="auto"/>
          <w:u w:val="none"/>
        </w:rPr>
      </w:pPr>
      <w:r w:rsidRPr="2EB66909">
        <w:rPr>
          <w:rStyle w:val="Hyperlink"/>
          <w:b/>
          <w:bCs/>
          <w:color w:val="auto"/>
          <w:u w:val="none"/>
        </w:rPr>
        <w:t>Carlos Morales Castro</w:t>
      </w:r>
    </w:p>
    <w:p w:rsidR="2EB66909" w:rsidP="2EB66909" w:rsidRDefault="2EB66909" w14:paraId="6CC284F3" w14:textId="3348DC7F">
      <w:pPr>
        <w:jc w:val="center"/>
        <w:rPr>
          <w:b/>
          <w:bCs/>
          <w:color w:val="000000" w:themeColor="text1"/>
        </w:rPr>
      </w:pPr>
      <w:r w:rsidRPr="2EB66909">
        <w:rPr>
          <w:b/>
          <w:bCs/>
          <w:color w:val="000000" w:themeColor="text1"/>
          <w:lang w:val="es-MX"/>
        </w:rPr>
        <w:t xml:space="preserve">Jhonny David Solano Varga </w:t>
      </w:r>
    </w:p>
    <w:p w:rsidR="2EB66909" w:rsidP="2EB66909" w:rsidRDefault="2EB66909" w14:paraId="3A83589C" w14:textId="2B807939">
      <w:pPr>
        <w:jc w:val="center"/>
        <w:rPr>
          <w:b/>
          <w:bCs/>
          <w:color w:val="000000" w:themeColor="text1"/>
        </w:rPr>
      </w:pPr>
      <w:r w:rsidRPr="2EB66909">
        <w:rPr>
          <w:b/>
          <w:bCs/>
          <w:color w:val="000000" w:themeColor="text1"/>
          <w:lang w:val="es-MX"/>
        </w:rPr>
        <w:t xml:space="preserve">Ismael Alexander Valverde Gómez </w:t>
      </w:r>
    </w:p>
    <w:p w:rsidR="2EB66909" w:rsidP="2EB66909" w:rsidRDefault="2EB66909" w14:paraId="28D9CC93" w14:textId="76A75594">
      <w:pPr>
        <w:jc w:val="center"/>
        <w:rPr>
          <w:b/>
          <w:bCs/>
          <w:color w:val="000000" w:themeColor="text1"/>
        </w:rPr>
      </w:pPr>
      <w:r w:rsidRPr="2EB66909">
        <w:rPr>
          <w:b/>
          <w:bCs/>
          <w:color w:val="000000" w:themeColor="text1"/>
          <w:lang w:val="es-MX"/>
        </w:rPr>
        <w:t xml:space="preserve">Julio Moisés Jarquín Muñoz </w:t>
      </w:r>
    </w:p>
    <w:p w:rsidR="2EB66909" w:rsidP="2EB66909" w:rsidRDefault="2EB66909" w14:paraId="4E0B4E61" w14:textId="6E9B3659">
      <w:pPr>
        <w:jc w:val="center"/>
        <w:rPr>
          <w:b/>
          <w:bCs/>
          <w:color w:val="000000" w:themeColor="text1"/>
        </w:rPr>
      </w:pPr>
      <w:r w:rsidRPr="2EB66909">
        <w:rPr>
          <w:b/>
          <w:bCs/>
          <w:color w:val="000000" w:themeColor="text1"/>
          <w:lang w:val="es-MX"/>
        </w:rPr>
        <w:t xml:space="preserve">Kijan Acuna Medrano </w:t>
      </w:r>
    </w:p>
    <w:p w:rsidR="2EB66909" w:rsidP="2EB66909" w:rsidRDefault="2EB66909" w14:paraId="035E05B8" w14:textId="404BFD9F">
      <w:pPr>
        <w:jc w:val="center"/>
        <w:rPr>
          <w:b/>
          <w:bCs/>
          <w:color w:val="000000" w:themeColor="text1"/>
        </w:rPr>
      </w:pPr>
      <w:r w:rsidRPr="2EB66909">
        <w:rPr>
          <w:b/>
          <w:bCs/>
          <w:color w:val="000000" w:themeColor="text1"/>
          <w:lang w:val="es-MX"/>
        </w:rPr>
        <w:t xml:space="preserve">Hadji Dejan Loaiciga Herrera </w:t>
      </w:r>
    </w:p>
    <w:p w:rsidR="2EB66909" w:rsidP="2EB66909" w:rsidRDefault="2EB66909" w14:paraId="27E77692" w14:textId="00FF1271">
      <w:pPr>
        <w:jc w:val="center"/>
        <w:rPr>
          <w:b/>
          <w:bCs/>
          <w:color w:val="000000" w:themeColor="text1"/>
        </w:rPr>
      </w:pPr>
      <w:r w:rsidRPr="2EB66909">
        <w:rPr>
          <w:b/>
          <w:bCs/>
          <w:color w:val="000000" w:themeColor="text1"/>
          <w:lang w:val="es-MX"/>
        </w:rPr>
        <w:t xml:space="preserve">Saul Córdoba Solís </w:t>
      </w:r>
    </w:p>
    <w:p w:rsidR="2EB66909" w:rsidP="2EB66909" w:rsidRDefault="2EB66909" w14:paraId="30C6A28A" w14:textId="773ABEAF">
      <w:pPr>
        <w:jc w:val="center"/>
        <w:rPr>
          <w:b/>
          <w:bCs/>
          <w:color w:val="000000" w:themeColor="text1"/>
        </w:rPr>
      </w:pPr>
      <w:r w:rsidRPr="2EB66909">
        <w:rPr>
          <w:b/>
          <w:bCs/>
          <w:color w:val="000000" w:themeColor="text1"/>
          <w:lang w:val="es-MX"/>
        </w:rPr>
        <w:t xml:space="preserve">Dillan Rodrigo Bermúdez González </w:t>
      </w:r>
    </w:p>
    <w:p w:rsidR="2EB66909" w:rsidP="2EB66909" w:rsidRDefault="2EB66909" w14:paraId="38CA3B36" w14:textId="4F9E96AE">
      <w:pPr>
        <w:jc w:val="center"/>
        <w:rPr>
          <w:b/>
          <w:bCs/>
          <w:color w:val="000000" w:themeColor="text1"/>
        </w:rPr>
      </w:pPr>
      <w:r w:rsidRPr="2EB66909">
        <w:rPr>
          <w:b/>
          <w:bCs/>
          <w:color w:val="000000" w:themeColor="text1"/>
          <w:lang w:val="es-MX"/>
        </w:rPr>
        <w:t xml:space="preserve">Lisbeth Ramírez Jiménez </w:t>
      </w:r>
    </w:p>
    <w:p w:rsidR="2EB66909" w:rsidP="2EB66909" w:rsidRDefault="2EB66909" w14:paraId="098671F2" w14:textId="0C0CD721">
      <w:pPr>
        <w:jc w:val="center"/>
        <w:rPr>
          <w:b/>
          <w:bCs/>
          <w:color w:val="000000" w:themeColor="text1"/>
        </w:rPr>
      </w:pPr>
      <w:r w:rsidRPr="2EB66909">
        <w:rPr>
          <w:b/>
          <w:bCs/>
          <w:color w:val="000000" w:themeColor="text1"/>
          <w:lang w:val="es-MX"/>
        </w:rPr>
        <w:t xml:space="preserve">Michael Arauz Torrez </w:t>
      </w:r>
    </w:p>
    <w:p w:rsidR="2EB66909" w:rsidP="2EB66909" w:rsidRDefault="2EB66909" w14:paraId="2B9A8A1F" w14:textId="196FDE57">
      <w:pPr>
        <w:jc w:val="center"/>
        <w:rPr>
          <w:b/>
          <w:bCs/>
          <w:color w:val="000000" w:themeColor="text1"/>
        </w:rPr>
      </w:pPr>
      <w:r w:rsidRPr="2EB66909">
        <w:rPr>
          <w:b/>
          <w:bCs/>
          <w:color w:val="000000" w:themeColor="text1"/>
          <w:lang w:val="es-MX"/>
        </w:rPr>
        <w:t xml:space="preserve">Tishary Sallar Foster Blake </w:t>
      </w:r>
    </w:p>
    <w:p w:rsidR="2EB66909" w:rsidP="175EF16F" w:rsidRDefault="175EF16F" w14:paraId="384DD7BE" w14:textId="49D7C2DF">
      <w:pPr>
        <w:jc w:val="center"/>
        <w:rPr>
          <w:b/>
          <w:bCs/>
          <w:color w:val="000000" w:themeColor="text1"/>
        </w:rPr>
      </w:pPr>
      <w:r w:rsidRPr="175EF16F">
        <w:rPr>
          <w:b/>
          <w:bCs/>
          <w:color w:val="000000" w:themeColor="text1"/>
          <w:lang w:val="es-MX"/>
        </w:rPr>
        <w:t xml:space="preserve">Génesis Sequeira Navarro </w:t>
      </w:r>
    </w:p>
    <w:p w:rsidR="2EB66909" w:rsidP="2EB66909" w:rsidRDefault="2EB66909" w14:paraId="1A3EDBC2" w14:textId="197ECF0B">
      <w:pPr>
        <w:jc w:val="center"/>
        <w:rPr>
          <w:b/>
          <w:bCs/>
          <w:color w:val="000000" w:themeColor="text1"/>
        </w:rPr>
      </w:pPr>
      <w:r w:rsidRPr="2EB66909">
        <w:rPr>
          <w:b/>
          <w:bCs/>
          <w:color w:val="000000" w:themeColor="text1"/>
          <w:lang w:val="es-MX"/>
        </w:rPr>
        <w:t xml:space="preserve">Ronny Salgado Moraga </w:t>
      </w:r>
    </w:p>
    <w:p w:rsidR="2EB66909" w:rsidP="2EB66909" w:rsidRDefault="2EB66909" w14:paraId="5A5FE5C8" w14:textId="5AF7C139">
      <w:pPr>
        <w:jc w:val="center"/>
        <w:rPr>
          <w:b/>
          <w:bCs/>
          <w:color w:val="000000" w:themeColor="text1"/>
        </w:rPr>
      </w:pPr>
      <w:r w:rsidRPr="2EB66909">
        <w:rPr>
          <w:b/>
          <w:bCs/>
          <w:color w:val="000000" w:themeColor="text1"/>
          <w:lang w:val="es-MX"/>
        </w:rPr>
        <w:t xml:space="preserve">Dillan Guzmán On </w:t>
      </w:r>
    </w:p>
    <w:p w:rsidR="2EB66909" w:rsidP="2EB66909" w:rsidRDefault="2EB66909" w14:paraId="5AA608C8" w14:textId="08C6023B">
      <w:pPr>
        <w:jc w:val="center"/>
        <w:rPr>
          <w:b/>
          <w:bCs/>
          <w:color w:val="000000" w:themeColor="text1"/>
        </w:rPr>
      </w:pPr>
      <w:r w:rsidRPr="2EB66909">
        <w:rPr>
          <w:b/>
          <w:bCs/>
          <w:color w:val="000000" w:themeColor="text1"/>
          <w:lang w:val="es-MX"/>
        </w:rPr>
        <w:t xml:space="preserve">Kendall Barrantes Paniagua </w:t>
      </w:r>
    </w:p>
    <w:p w:rsidR="2EB66909" w:rsidP="2EB66909" w:rsidRDefault="2EB66909" w14:paraId="1042D8BA" w14:textId="16514860">
      <w:pPr>
        <w:jc w:val="center"/>
        <w:rPr>
          <w:b/>
          <w:bCs/>
          <w:color w:val="000000" w:themeColor="text1"/>
          <w:lang w:val="es-MX"/>
        </w:rPr>
      </w:pPr>
      <w:r w:rsidRPr="2EB66909">
        <w:rPr>
          <w:b/>
          <w:bCs/>
          <w:color w:val="000000" w:themeColor="text1"/>
          <w:lang w:val="es-MX"/>
        </w:rPr>
        <w:t>Ana Aguilar Vanegas</w:t>
      </w:r>
    </w:p>
    <w:p w:rsidR="0DB531ED" w:rsidP="2EB66909" w:rsidRDefault="0DB531ED" w14:paraId="6F743F38" w14:textId="153069F8">
      <w:pPr>
        <w:tabs>
          <w:tab w:val="right" w:leader="dot" w:pos="9360"/>
        </w:tabs>
        <w:rPr>
          <w:rStyle w:val="Hyperlink"/>
          <w:b/>
          <w:bCs/>
        </w:rPr>
      </w:pPr>
    </w:p>
    <w:p w:rsidR="0DB531ED" w:rsidP="2EB66909" w:rsidRDefault="0DB531ED" w14:paraId="464D55F9" w14:textId="58FB6E5D">
      <w:pPr>
        <w:tabs>
          <w:tab w:val="right" w:leader="dot" w:pos="9360"/>
        </w:tabs>
        <w:rPr>
          <w:rStyle w:val="Hyperlink"/>
          <w:b/>
          <w:bCs/>
        </w:rPr>
      </w:pPr>
    </w:p>
    <w:p w:rsidR="0DB531ED" w:rsidP="2EB66909" w:rsidRDefault="2EB66909" w14:paraId="74D14C33" w14:textId="5D1EFD59">
      <w:pPr>
        <w:pStyle w:val="TOC3"/>
        <w:tabs>
          <w:tab w:val="right" w:leader="dot" w:pos="9360"/>
        </w:tabs>
        <w:ind w:left="0"/>
        <w:jc w:val="center"/>
        <w:rPr>
          <w:rStyle w:val="Hyperlink"/>
          <w:b/>
          <w:bCs/>
          <w:color w:val="auto"/>
          <w:u w:val="none"/>
        </w:rPr>
      </w:pPr>
      <w:r w:rsidRPr="2EB66909">
        <w:rPr>
          <w:rStyle w:val="Hyperlink"/>
          <w:b/>
          <w:bCs/>
          <w:color w:val="auto"/>
          <w:u w:val="none"/>
        </w:rPr>
        <w:t>PROVINCIA:</w:t>
      </w:r>
    </w:p>
    <w:p w:rsidR="0DB531ED" w:rsidP="2EB66909" w:rsidRDefault="2EB66909" w14:paraId="58FB7D27" w14:textId="128DAE57">
      <w:pPr>
        <w:pStyle w:val="TOC3"/>
        <w:tabs>
          <w:tab w:val="right" w:leader="dot" w:pos="9360"/>
        </w:tabs>
        <w:ind w:left="0"/>
        <w:jc w:val="center"/>
        <w:rPr>
          <w:rStyle w:val="Hyperlink"/>
          <w:b/>
          <w:bCs/>
          <w:color w:val="auto"/>
          <w:u w:val="none"/>
        </w:rPr>
      </w:pPr>
      <w:r w:rsidRPr="2EB66909">
        <w:rPr>
          <w:rStyle w:val="Hyperlink"/>
          <w:b/>
          <w:bCs/>
          <w:color w:val="auto"/>
          <w:u w:val="none"/>
        </w:rPr>
        <w:t>LIMÓN, COSTA RICA</w:t>
      </w:r>
    </w:p>
    <w:p w:rsidR="0DB531ED" w:rsidP="2EB66909" w:rsidRDefault="2EB66909" w14:paraId="171DA867" w14:textId="37F1C6F2">
      <w:pPr>
        <w:pStyle w:val="TOC3"/>
        <w:tabs>
          <w:tab w:val="right" w:leader="dot" w:pos="9360"/>
        </w:tabs>
        <w:jc w:val="center"/>
        <w:rPr>
          <w:rStyle w:val="Hyperlink"/>
          <w:b/>
          <w:bCs/>
          <w:color w:val="auto"/>
          <w:u w:val="none"/>
        </w:rPr>
      </w:pPr>
      <w:r w:rsidRPr="2EB66909">
        <w:rPr>
          <w:rStyle w:val="Hyperlink"/>
          <w:b/>
          <w:bCs/>
          <w:color w:val="auto"/>
          <w:u w:val="none"/>
        </w:rPr>
        <w:t xml:space="preserve"> </w:t>
      </w:r>
    </w:p>
    <w:p w:rsidR="0DB531ED" w:rsidP="2EB66909" w:rsidRDefault="0DB531ED" w14:paraId="66B2AA01" w14:textId="501B9C12">
      <w:pPr>
        <w:pStyle w:val="TOC3"/>
        <w:tabs>
          <w:tab w:val="right" w:leader="dot" w:pos="9360"/>
        </w:tabs>
        <w:jc w:val="center"/>
        <w:rPr>
          <w:rStyle w:val="Hyperlink"/>
          <w:b/>
          <w:bCs/>
          <w:color w:val="auto"/>
          <w:u w:val="none"/>
        </w:rPr>
      </w:pPr>
    </w:p>
    <w:p w:rsidR="0DB531ED" w:rsidP="2EB66909" w:rsidRDefault="2EB66909" w14:paraId="50C241C6" w14:textId="581421C9">
      <w:pPr>
        <w:pStyle w:val="TOC3"/>
        <w:tabs>
          <w:tab w:val="right" w:leader="dot" w:pos="9360"/>
        </w:tabs>
        <w:ind w:left="0"/>
        <w:jc w:val="center"/>
        <w:rPr>
          <w:rStyle w:val="Hyperlink"/>
          <w:b/>
          <w:bCs/>
          <w:color w:val="auto"/>
          <w:u w:val="none"/>
        </w:rPr>
      </w:pPr>
      <w:r w:rsidRPr="2EB66909">
        <w:rPr>
          <w:rStyle w:val="Hyperlink"/>
          <w:b/>
          <w:bCs/>
          <w:color w:val="auto"/>
          <w:u w:val="none"/>
        </w:rPr>
        <w:t>I CICLO 2023</w:t>
      </w:r>
    </w:p>
    <w:p w:rsidR="0DB531ED" w:rsidP="56BB98AF" w:rsidRDefault="0DB531ED" w14:paraId="0EBC4FEA" w14:textId="7C8B1401">
      <w:pPr>
        <w:pStyle w:val="TOC3"/>
        <w:tabs>
          <w:tab w:val="right" w:leader="dot" w:pos="9360"/>
        </w:tabs>
        <w:jc w:val="center"/>
      </w:pPr>
    </w:p>
    <w:sdt>
      <w:sdtPr>
        <w:id w:val="364621612"/>
        <w:docPartObj>
          <w:docPartGallery w:val="Table of Contents"/>
          <w:docPartUnique/>
        </w:docPartObj>
      </w:sdtPr>
      <w:sdtContent>
        <w:p w:rsidR="00057F91" w:rsidP="1E96E244" w:rsidRDefault="00057F91" w14:paraId="3F07F769" w14:textId="2BECEEB7">
          <w:pPr>
            <w:pStyle w:val="TOC1"/>
            <w:tabs>
              <w:tab w:val="right" w:leader="dot" w:pos="9360"/>
            </w:tabs>
            <w:rPr>
              <w:rStyle w:val="Hyperlink"/>
              <w:noProof/>
              <w:kern w:val="2"/>
              <w:lang w:val="es-ES" w:eastAsia="es-ES"/>
              <w14:ligatures w14:val="standardContextual"/>
            </w:rPr>
          </w:pPr>
          <w:r>
            <w:fldChar w:fldCharType="begin"/>
          </w:r>
          <w:r w:rsidR="56BB98AF">
            <w:instrText>TOC \o \z \u \h</w:instrText>
          </w:r>
          <w:r>
            <w:fldChar w:fldCharType="separate"/>
          </w:r>
          <w:hyperlink w:anchor="_Toc1104103069">
            <w:r w:rsidRPr="1E96E244" w:rsidR="1E96E244">
              <w:rPr>
                <w:rStyle w:val="Hyperlink"/>
              </w:rPr>
              <w:t>Descripción Conceptual del Sistema</w:t>
            </w:r>
            <w:r w:rsidR="56BB98AF">
              <w:tab/>
            </w:r>
            <w:r w:rsidR="56BB98AF">
              <w:fldChar w:fldCharType="begin"/>
            </w:r>
            <w:r w:rsidR="56BB98AF">
              <w:instrText>PAGEREF _Toc1104103069 \h</w:instrText>
            </w:r>
            <w:r w:rsidR="56BB98AF">
              <w:fldChar w:fldCharType="separate"/>
            </w:r>
            <w:r w:rsidRPr="1E96E244" w:rsidR="1E96E244">
              <w:rPr>
                <w:rStyle w:val="Hyperlink"/>
              </w:rPr>
              <w:t>2</w:t>
            </w:r>
            <w:r w:rsidR="56BB98AF">
              <w:fldChar w:fldCharType="end"/>
            </w:r>
          </w:hyperlink>
        </w:p>
        <w:p w:rsidR="00057F91" w:rsidP="1E96E244" w:rsidRDefault="001821E9" w14:paraId="2FAB540F" w14:textId="0BF1456E">
          <w:pPr>
            <w:pStyle w:val="TOC1"/>
            <w:tabs>
              <w:tab w:val="right" w:leader="dot" w:pos="9360"/>
            </w:tabs>
            <w:rPr>
              <w:rStyle w:val="Hyperlink"/>
              <w:noProof/>
              <w:kern w:val="2"/>
              <w:lang w:val="es-ES" w:eastAsia="es-ES"/>
              <w14:ligatures w14:val="standardContextual"/>
            </w:rPr>
          </w:pPr>
          <w:hyperlink w:anchor="_Toc1679986533">
            <w:r w:rsidRPr="1E96E244" w:rsidR="1E96E244">
              <w:rPr>
                <w:rStyle w:val="Hyperlink"/>
              </w:rPr>
              <w:t>Diagrama Conceptual del Sistema</w:t>
            </w:r>
            <w:r w:rsidR="00057F91">
              <w:tab/>
            </w:r>
            <w:r w:rsidR="00057F91">
              <w:fldChar w:fldCharType="begin"/>
            </w:r>
            <w:r w:rsidR="00057F91">
              <w:instrText>PAGEREF _Toc1679986533 \h</w:instrText>
            </w:r>
            <w:r w:rsidR="00057F91">
              <w:fldChar w:fldCharType="separate"/>
            </w:r>
            <w:r w:rsidRPr="1E96E244" w:rsidR="1E96E244">
              <w:rPr>
                <w:rStyle w:val="Hyperlink"/>
              </w:rPr>
              <w:t>3</w:t>
            </w:r>
            <w:r w:rsidR="00057F91">
              <w:fldChar w:fldCharType="end"/>
            </w:r>
          </w:hyperlink>
        </w:p>
        <w:p w:rsidR="00057F91" w:rsidP="1E96E244" w:rsidRDefault="001821E9" w14:paraId="5AC47FEA" w14:textId="17F2AFBA">
          <w:pPr>
            <w:pStyle w:val="TOC1"/>
            <w:tabs>
              <w:tab w:val="right" w:leader="dot" w:pos="9360"/>
            </w:tabs>
            <w:rPr>
              <w:rStyle w:val="Hyperlink"/>
              <w:noProof/>
              <w:kern w:val="2"/>
              <w:lang w:val="es-ES" w:eastAsia="es-ES"/>
              <w14:ligatures w14:val="standardContextual"/>
            </w:rPr>
          </w:pPr>
          <w:hyperlink w:anchor="_Toc634393504">
            <w:r w:rsidRPr="1E96E244" w:rsidR="1E96E244">
              <w:rPr>
                <w:rStyle w:val="Hyperlink"/>
              </w:rPr>
              <w:t>Análisis de los Procesos, Interfaces y Parámetros</w:t>
            </w:r>
            <w:r w:rsidR="00057F91">
              <w:tab/>
            </w:r>
            <w:r w:rsidR="00057F91">
              <w:fldChar w:fldCharType="begin"/>
            </w:r>
            <w:r w:rsidR="00057F91">
              <w:instrText>PAGEREF _Toc634393504 \h</w:instrText>
            </w:r>
            <w:r w:rsidR="00057F91">
              <w:fldChar w:fldCharType="separate"/>
            </w:r>
            <w:r w:rsidRPr="1E96E244" w:rsidR="1E96E244">
              <w:rPr>
                <w:rStyle w:val="Hyperlink"/>
              </w:rPr>
              <w:t>3</w:t>
            </w:r>
            <w:r w:rsidR="00057F91">
              <w:fldChar w:fldCharType="end"/>
            </w:r>
          </w:hyperlink>
        </w:p>
        <w:p w:rsidR="00057F91" w:rsidP="1E96E244" w:rsidRDefault="001821E9" w14:paraId="3F6C2440" w14:textId="7F518DFD">
          <w:pPr>
            <w:pStyle w:val="TOC2"/>
            <w:tabs>
              <w:tab w:val="right" w:leader="dot" w:pos="9360"/>
            </w:tabs>
            <w:rPr>
              <w:rStyle w:val="Hyperlink"/>
              <w:noProof/>
              <w:kern w:val="2"/>
              <w:lang w:val="es-ES" w:eastAsia="es-ES"/>
              <w14:ligatures w14:val="standardContextual"/>
            </w:rPr>
          </w:pPr>
          <w:hyperlink w:anchor="_Toc1010217342">
            <w:r w:rsidRPr="1E96E244" w:rsidR="1E96E244">
              <w:rPr>
                <w:rStyle w:val="Hyperlink"/>
              </w:rPr>
              <w:t>3.1Procesos</w:t>
            </w:r>
            <w:r w:rsidR="00057F91">
              <w:tab/>
            </w:r>
            <w:r w:rsidR="00057F91">
              <w:fldChar w:fldCharType="begin"/>
            </w:r>
            <w:r w:rsidR="00057F91">
              <w:instrText>PAGEREF _Toc1010217342 \h</w:instrText>
            </w:r>
            <w:r w:rsidR="00057F91">
              <w:fldChar w:fldCharType="separate"/>
            </w:r>
            <w:r w:rsidRPr="1E96E244" w:rsidR="1E96E244">
              <w:rPr>
                <w:rStyle w:val="Hyperlink"/>
              </w:rPr>
              <w:t>3</w:t>
            </w:r>
            <w:r w:rsidR="00057F91">
              <w:fldChar w:fldCharType="end"/>
            </w:r>
          </w:hyperlink>
        </w:p>
        <w:p w:rsidR="00057F91" w:rsidP="1E96E244" w:rsidRDefault="001821E9" w14:paraId="32B788D6" w14:textId="1F9D3040">
          <w:pPr>
            <w:pStyle w:val="TOC2"/>
            <w:tabs>
              <w:tab w:val="right" w:leader="dot" w:pos="9360"/>
            </w:tabs>
            <w:rPr>
              <w:rStyle w:val="Hyperlink"/>
              <w:noProof/>
              <w:kern w:val="2"/>
              <w:lang w:val="es-ES" w:eastAsia="es-ES"/>
              <w14:ligatures w14:val="standardContextual"/>
            </w:rPr>
          </w:pPr>
          <w:hyperlink w:anchor="_Toc1242402616">
            <w:r w:rsidRPr="1E96E244" w:rsidR="1E96E244">
              <w:rPr>
                <w:rStyle w:val="Hyperlink"/>
              </w:rPr>
              <w:t>3.2Interfaces</w:t>
            </w:r>
            <w:r w:rsidR="00057F91">
              <w:tab/>
            </w:r>
            <w:r w:rsidR="00057F91">
              <w:fldChar w:fldCharType="begin"/>
            </w:r>
            <w:r w:rsidR="00057F91">
              <w:instrText>PAGEREF _Toc1242402616 \h</w:instrText>
            </w:r>
            <w:r w:rsidR="00057F91">
              <w:fldChar w:fldCharType="separate"/>
            </w:r>
            <w:r w:rsidRPr="1E96E244" w:rsidR="1E96E244">
              <w:rPr>
                <w:rStyle w:val="Hyperlink"/>
              </w:rPr>
              <w:t>3</w:t>
            </w:r>
            <w:r w:rsidR="00057F91">
              <w:fldChar w:fldCharType="end"/>
            </w:r>
          </w:hyperlink>
        </w:p>
        <w:p w:rsidR="00057F91" w:rsidP="1E96E244" w:rsidRDefault="001821E9" w14:paraId="46094E90" w14:textId="08687FDE">
          <w:pPr>
            <w:pStyle w:val="TOC2"/>
            <w:tabs>
              <w:tab w:val="right" w:leader="dot" w:pos="9360"/>
            </w:tabs>
            <w:rPr>
              <w:rStyle w:val="Hyperlink"/>
              <w:noProof/>
              <w:kern w:val="2"/>
              <w:lang w:val="es-ES" w:eastAsia="es-ES"/>
              <w14:ligatures w14:val="standardContextual"/>
            </w:rPr>
          </w:pPr>
          <w:hyperlink w:anchor="_Toc1192231416">
            <w:r w:rsidRPr="1E96E244" w:rsidR="1E96E244">
              <w:rPr>
                <w:rStyle w:val="Hyperlink"/>
              </w:rPr>
              <w:t>3.3Parámetros</w:t>
            </w:r>
            <w:r w:rsidR="00057F91">
              <w:tab/>
            </w:r>
            <w:r w:rsidR="00057F91">
              <w:fldChar w:fldCharType="begin"/>
            </w:r>
            <w:r w:rsidR="00057F91">
              <w:instrText>PAGEREF _Toc1192231416 \h</w:instrText>
            </w:r>
            <w:r w:rsidR="00057F91">
              <w:fldChar w:fldCharType="separate"/>
            </w:r>
            <w:r w:rsidRPr="1E96E244" w:rsidR="1E96E244">
              <w:rPr>
                <w:rStyle w:val="Hyperlink"/>
              </w:rPr>
              <w:t>3</w:t>
            </w:r>
            <w:r w:rsidR="00057F91">
              <w:fldChar w:fldCharType="end"/>
            </w:r>
          </w:hyperlink>
        </w:p>
        <w:p w:rsidR="00057F91" w:rsidP="1E96E244" w:rsidRDefault="001821E9" w14:paraId="6E17B577" w14:textId="50EDE97F">
          <w:pPr>
            <w:pStyle w:val="TOC3"/>
            <w:tabs>
              <w:tab w:val="right" w:leader="dot" w:pos="9360"/>
            </w:tabs>
            <w:rPr>
              <w:rStyle w:val="Hyperlink"/>
              <w:noProof/>
              <w:kern w:val="2"/>
              <w:lang w:val="es-ES" w:eastAsia="es-ES"/>
              <w14:ligatures w14:val="standardContextual"/>
            </w:rPr>
          </w:pPr>
          <w:hyperlink w:anchor="_Toc753662484">
            <w:r w:rsidRPr="1E96E244" w:rsidR="1E96E244">
              <w:rPr>
                <w:rStyle w:val="Hyperlink"/>
              </w:rPr>
              <w:t>3.3.1Campos Codificados</w:t>
            </w:r>
            <w:r w:rsidR="00057F91">
              <w:tab/>
            </w:r>
            <w:r w:rsidR="00057F91">
              <w:fldChar w:fldCharType="begin"/>
            </w:r>
            <w:r w:rsidR="00057F91">
              <w:instrText>PAGEREF _Toc753662484 \h</w:instrText>
            </w:r>
            <w:r w:rsidR="00057F91">
              <w:fldChar w:fldCharType="separate"/>
            </w:r>
            <w:r w:rsidRPr="1E96E244" w:rsidR="1E96E244">
              <w:rPr>
                <w:rStyle w:val="Hyperlink"/>
              </w:rPr>
              <w:t>3</w:t>
            </w:r>
            <w:r w:rsidR="00057F91">
              <w:fldChar w:fldCharType="end"/>
            </w:r>
          </w:hyperlink>
        </w:p>
        <w:p w:rsidR="00057F91" w:rsidP="1E96E244" w:rsidRDefault="001821E9" w14:paraId="1E997731" w14:textId="1779ECAC">
          <w:pPr>
            <w:pStyle w:val="TOC1"/>
            <w:tabs>
              <w:tab w:val="right" w:leader="dot" w:pos="9360"/>
            </w:tabs>
            <w:rPr>
              <w:rStyle w:val="Hyperlink"/>
              <w:noProof/>
              <w:kern w:val="2"/>
              <w:lang w:val="es-ES" w:eastAsia="es-ES"/>
              <w14:ligatures w14:val="standardContextual"/>
            </w:rPr>
          </w:pPr>
          <w:hyperlink w:anchor="_Toc173952005">
            <w:r w:rsidRPr="1E96E244" w:rsidR="1E96E244">
              <w:rPr>
                <w:rStyle w:val="Hyperlink"/>
              </w:rPr>
              <w:t>Definición de Funcionalidades</w:t>
            </w:r>
            <w:r w:rsidR="00057F91">
              <w:tab/>
            </w:r>
            <w:r w:rsidR="00057F91">
              <w:fldChar w:fldCharType="begin"/>
            </w:r>
            <w:r w:rsidR="00057F91">
              <w:instrText>PAGEREF _Toc173952005 \h</w:instrText>
            </w:r>
            <w:r w:rsidR="00057F91">
              <w:fldChar w:fldCharType="separate"/>
            </w:r>
            <w:r w:rsidRPr="1E96E244" w:rsidR="1E96E244">
              <w:rPr>
                <w:rStyle w:val="Hyperlink"/>
              </w:rPr>
              <w:t>7</w:t>
            </w:r>
            <w:r w:rsidR="00057F91">
              <w:fldChar w:fldCharType="end"/>
            </w:r>
          </w:hyperlink>
        </w:p>
        <w:p w:rsidR="00057F91" w:rsidP="1E96E244" w:rsidRDefault="001821E9" w14:paraId="007E4814" w14:textId="1516DB6B">
          <w:pPr>
            <w:pStyle w:val="TOC2"/>
            <w:tabs>
              <w:tab w:val="right" w:leader="dot" w:pos="9360"/>
            </w:tabs>
            <w:rPr>
              <w:rStyle w:val="Hyperlink"/>
              <w:noProof/>
              <w:kern w:val="2"/>
              <w:lang w:val="es-ES" w:eastAsia="es-ES"/>
              <w14:ligatures w14:val="standardContextual"/>
            </w:rPr>
          </w:pPr>
          <w:hyperlink w:anchor="_Toc1973360589">
            <w:r w:rsidRPr="1E96E244" w:rsidR="1E96E244">
              <w:rPr>
                <w:rStyle w:val="Hyperlink"/>
              </w:rPr>
              <w:t>Funcionalidad de Mantenimiento de Perfiles (RF-1)</w:t>
            </w:r>
            <w:r w:rsidR="00057F91">
              <w:tab/>
            </w:r>
            <w:r w:rsidR="00057F91">
              <w:fldChar w:fldCharType="begin"/>
            </w:r>
            <w:r w:rsidR="00057F91">
              <w:instrText>PAGEREF _Toc1973360589 \h</w:instrText>
            </w:r>
            <w:r w:rsidR="00057F91">
              <w:fldChar w:fldCharType="separate"/>
            </w:r>
            <w:r w:rsidRPr="1E96E244" w:rsidR="1E96E244">
              <w:rPr>
                <w:rStyle w:val="Hyperlink"/>
              </w:rPr>
              <w:t>7</w:t>
            </w:r>
            <w:r w:rsidR="00057F91">
              <w:fldChar w:fldCharType="end"/>
            </w:r>
          </w:hyperlink>
        </w:p>
        <w:p w:rsidR="00057F91" w:rsidP="1E96E244" w:rsidRDefault="001821E9" w14:paraId="079FE05D" w14:textId="6FF5ECE3">
          <w:pPr>
            <w:pStyle w:val="TOC2"/>
            <w:tabs>
              <w:tab w:val="right" w:leader="dot" w:pos="9360"/>
            </w:tabs>
            <w:rPr>
              <w:rStyle w:val="Hyperlink"/>
              <w:noProof/>
              <w:kern w:val="2"/>
              <w:lang w:val="es-ES" w:eastAsia="es-ES"/>
              <w14:ligatures w14:val="standardContextual"/>
            </w:rPr>
          </w:pPr>
          <w:hyperlink w:anchor="_Toc782887727">
            <w:r w:rsidRPr="1E96E244" w:rsidR="1E96E244">
              <w:rPr>
                <w:rStyle w:val="Hyperlink"/>
              </w:rPr>
              <w:t>Funcionalidad de Mantenimiento de Pantallas y acciones (RF-2)</w:t>
            </w:r>
            <w:r w:rsidR="00057F91">
              <w:tab/>
            </w:r>
            <w:r w:rsidR="00057F91">
              <w:fldChar w:fldCharType="begin"/>
            </w:r>
            <w:r w:rsidR="00057F91">
              <w:instrText>PAGEREF _Toc782887727 \h</w:instrText>
            </w:r>
            <w:r w:rsidR="00057F91">
              <w:fldChar w:fldCharType="separate"/>
            </w:r>
            <w:r w:rsidRPr="1E96E244" w:rsidR="1E96E244">
              <w:rPr>
                <w:rStyle w:val="Hyperlink"/>
              </w:rPr>
              <w:t>9</w:t>
            </w:r>
            <w:r w:rsidR="00057F91">
              <w:fldChar w:fldCharType="end"/>
            </w:r>
          </w:hyperlink>
        </w:p>
        <w:p w:rsidR="00057F91" w:rsidP="1E96E244" w:rsidRDefault="001821E9" w14:paraId="1B6F1300" w14:textId="421BD963">
          <w:pPr>
            <w:pStyle w:val="TOC2"/>
            <w:tabs>
              <w:tab w:val="right" w:leader="dot" w:pos="9360"/>
            </w:tabs>
            <w:rPr>
              <w:rStyle w:val="Hyperlink"/>
              <w:noProof/>
              <w:kern w:val="2"/>
              <w:lang w:val="es-ES" w:eastAsia="es-ES"/>
              <w14:ligatures w14:val="standardContextual"/>
            </w:rPr>
          </w:pPr>
          <w:hyperlink w:anchor="_Toc738878778">
            <w:r w:rsidRPr="1E96E244" w:rsidR="1E96E244">
              <w:rPr>
                <w:rStyle w:val="Hyperlink"/>
              </w:rPr>
              <w:t>Funcionalidad de Mantenimiento de Perfiles por pantalla (RF-3)</w:t>
            </w:r>
            <w:r w:rsidR="00057F91">
              <w:tab/>
            </w:r>
            <w:r w:rsidR="00057F91">
              <w:fldChar w:fldCharType="begin"/>
            </w:r>
            <w:r w:rsidR="00057F91">
              <w:instrText>PAGEREF _Toc738878778 \h</w:instrText>
            </w:r>
            <w:r w:rsidR="00057F91">
              <w:fldChar w:fldCharType="separate"/>
            </w:r>
            <w:r w:rsidRPr="1E96E244" w:rsidR="1E96E244">
              <w:rPr>
                <w:rStyle w:val="Hyperlink"/>
              </w:rPr>
              <w:t>11</w:t>
            </w:r>
            <w:r w:rsidR="00057F91">
              <w:fldChar w:fldCharType="end"/>
            </w:r>
          </w:hyperlink>
        </w:p>
        <w:p w:rsidR="00057F91" w:rsidP="1E96E244" w:rsidRDefault="001821E9" w14:paraId="0F38A35C" w14:textId="58F05DAD">
          <w:pPr>
            <w:pStyle w:val="TOC2"/>
            <w:tabs>
              <w:tab w:val="right" w:leader="dot" w:pos="9360"/>
            </w:tabs>
            <w:rPr>
              <w:rStyle w:val="Hyperlink"/>
              <w:noProof/>
              <w:kern w:val="2"/>
              <w:lang w:val="es-ES" w:eastAsia="es-ES"/>
              <w14:ligatures w14:val="standardContextual"/>
            </w:rPr>
          </w:pPr>
          <w:hyperlink w:anchor="_Toc1115012045">
            <w:r w:rsidRPr="1E96E244" w:rsidR="1E96E244">
              <w:rPr>
                <w:rStyle w:val="Hyperlink"/>
              </w:rPr>
              <w:t>Funcionalidad de Mantenimiento de Usuario (RF-4)</w:t>
            </w:r>
            <w:r w:rsidR="00057F91">
              <w:tab/>
            </w:r>
            <w:r w:rsidR="00057F91">
              <w:fldChar w:fldCharType="begin"/>
            </w:r>
            <w:r w:rsidR="00057F91">
              <w:instrText>PAGEREF _Toc1115012045 \h</w:instrText>
            </w:r>
            <w:r w:rsidR="00057F91">
              <w:fldChar w:fldCharType="separate"/>
            </w:r>
            <w:r w:rsidRPr="1E96E244" w:rsidR="1E96E244">
              <w:rPr>
                <w:rStyle w:val="Hyperlink"/>
              </w:rPr>
              <w:t>11</w:t>
            </w:r>
            <w:r w:rsidR="00057F91">
              <w:fldChar w:fldCharType="end"/>
            </w:r>
          </w:hyperlink>
        </w:p>
        <w:p w:rsidR="00057F91" w:rsidP="1E96E244" w:rsidRDefault="001821E9" w14:paraId="0ADFACAC" w14:textId="67FAEC50">
          <w:pPr>
            <w:pStyle w:val="TOC2"/>
            <w:tabs>
              <w:tab w:val="right" w:leader="dot" w:pos="9360"/>
            </w:tabs>
            <w:rPr>
              <w:rStyle w:val="Hyperlink"/>
              <w:noProof/>
              <w:kern w:val="2"/>
              <w:lang w:val="es-ES" w:eastAsia="es-ES"/>
              <w14:ligatures w14:val="standardContextual"/>
            </w:rPr>
          </w:pPr>
          <w:hyperlink w:anchor="_Toc1086107038">
            <w:r w:rsidRPr="1E96E244" w:rsidR="1E96E244">
              <w:rPr>
                <w:rStyle w:val="Hyperlink"/>
              </w:rPr>
              <w:t>Funcionalidad de Mantenimiento de Imputado (RF-5)</w:t>
            </w:r>
            <w:r w:rsidR="00057F91">
              <w:tab/>
            </w:r>
            <w:r w:rsidR="00057F91">
              <w:fldChar w:fldCharType="begin"/>
            </w:r>
            <w:r w:rsidR="00057F91">
              <w:instrText>PAGEREF _Toc1086107038 \h</w:instrText>
            </w:r>
            <w:r w:rsidR="00057F91">
              <w:fldChar w:fldCharType="separate"/>
            </w:r>
            <w:r w:rsidRPr="1E96E244" w:rsidR="1E96E244">
              <w:rPr>
                <w:rStyle w:val="Hyperlink"/>
              </w:rPr>
              <w:t>12</w:t>
            </w:r>
            <w:r w:rsidR="00057F91">
              <w:fldChar w:fldCharType="end"/>
            </w:r>
          </w:hyperlink>
        </w:p>
        <w:p w:rsidR="00057F91" w:rsidP="1E96E244" w:rsidRDefault="001821E9" w14:paraId="41EFECB5" w14:textId="20FBFCC0">
          <w:pPr>
            <w:pStyle w:val="TOC2"/>
            <w:tabs>
              <w:tab w:val="right" w:leader="dot" w:pos="9360"/>
            </w:tabs>
            <w:rPr>
              <w:rStyle w:val="Hyperlink"/>
              <w:noProof/>
              <w:kern w:val="2"/>
              <w:lang w:val="es-ES" w:eastAsia="es-ES"/>
              <w14:ligatures w14:val="standardContextual"/>
            </w:rPr>
          </w:pPr>
          <w:hyperlink w:anchor="_Toc1608582780">
            <w:r w:rsidRPr="1E96E244" w:rsidR="1E96E244">
              <w:rPr>
                <w:rStyle w:val="Hyperlink"/>
              </w:rPr>
              <w:t>Funcionalidad de Mantenimiento de Victima (RF-6)</w:t>
            </w:r>
            <w:r w:rsidR="00057F91">
              <w:tab/>
            </w:r>
            <w:r w:rsidR="00057F91">
              <w:fldChar w:fldCharType="begin"/>
            </w:r>
            <w:r w:rsidR="00057F91">
              <w:instrText>PAGEREF _Toc1608582780 \h</w:instrText>
            </w:r>
            <w:r w:rsidR="00057F91">
              <w:fldChar w:fldCharType="separate"/>
            </w:r>
            <w:r w:rsidRPr="1E96E244" w:rsidR="1E96E244">
              <w:rPr>
                <w:rStyle w:val="Hyperlink"/>
              </w:rPr>
              <w:t>13</w:t>
            </w:r>
            <w:r w:rsidR="00057F91">
              <w:fldChar w:fldCharType="end"/>
            </w:r>
          </w:hyperlink>
        </w:p>
        <w:p w:rsidR="00057F91" w:rsidP="1E96E244" w:rsidRDefault="001821E9" w14:paraId="2C58B003" w14:textId="1FC21E6C">
          <w:pPr>
            <w:pStyle w:val="TOC2"/>
            <w:tabs>
              <w:tab w:val="right" w:leader="dot" w:pos="9360"/>
            </w:tabs>
            <w:rPr>
              <w:rStyle w:val="Hyperlink"/>
              <w:noProof/>
              <w:kern w:val="2"/>
              <w:lang w:val="es-ES" w:eastAsia="es-ES"/>
              <w14:ligatures w14:val="standardContextual"/>
            </w:rPr>
          </w:pPr>
          <w:hyperlink w:anchor="_Toc773998041">
            <w:r w:rsidRPr="1E96E244" w:rsidR="1E96E244">
              <w:rPr>
                <w:rStyle w:val="Hyperlink"/>
              </w:rPr>
              <w:t>Funcionalidad de Mantenimiento de Hecho (RF-7)</w:t>
            </w:r>
            <w:r w:rsidR="00057F91">
              <w:tab/>
            </w:r>
            <w:r w:rsidR="00057F91">
              <w:fldChar w:fldCharType="begin"/>
            </w:r>
            <w:r w:rsidR="00057F91">
              <w:instrText>PAGEREF _Toc773998041 \h</w:instrText>
            </w:r>
            <w:r w:rsidR="00057F91">
              <w:fldChar w:fldCharType="separate"/>
            </w:r>
            <w:r w:rsidRPr="1E96E244" w:rsidR="1E96E244">
              <w:rPr>
                <w:rStyle w:val="Hyperlink"/>
              </w:rPr>
              <w:t>14</w:t>
            </w:r>
            <w:r w:rsidR="00057F91">
              <w:fldChar w:fldCharType="end"/>
            </w:r>
          </w:hyperlink>
        </w:p>
        <w:p w:rsidR="00057F91" w:rsidP="1E96E244" w:rsidRDefault="001821E9" w14:paraId="61653390" w14:textId="576B3FC2">
          <w:pPr>
            <w:pStyle w:val="TOC2"/>
            <w:tabs>
              <w:tab w:val="right" w:leader="dot" w:pos="9360"/>
            </w:tabs>
            <w:rPr>
              <w:rStyle w:val="Hyperlink"/>
              <w:noProof/>
              <w:kern w:val="2"/>
              <w:lang w:val="es-ES" w:eastAsia="es-ES"/>
              <w14:ligatures w14:val="standardContextual"/>
            </w:rPr>
          </w:pPr>
          <w:hyperlink w:anchor="_Toc1099451724">
            <w:r w:rsidRPr="1E96E244" w:rsidR="1E96E244">
              <w:rPr>
                <w:rStyle w:val="Hyperlink"/>
              </w:rPr>
              <w:t>Funcionalidad de Mantenimiento de Lugar (RF-8)</w:t>
            </w:r>
            <w:r w:rsidR="00057F91">
              <w:tab/>
            </w:r>
            <w:r w:rsidR="00057F91">
              <w:fldChar w:fldCharType="begin"/>
            </w:r>
            <w:r w:rsidR="00057F91">
              <w:instrText>PAGEREF _Toc1099451724 \h</w:instrText>
            </w:r>
            <w:r w:rsidR="00057F91">
              <w:fldChar w:fldCharType="separate"/>
            </w:r>
            <w:r w:rsidRPr="1E96E244" w:rsidR="1E96E244">
              <w:rPr>
                <w:rStyle w:val="Hyperlink"/>
              </w:rPr>
              <w:t>17</w:t>
            </w:r>
            <w:r w:rsidR="00057F91">
              <w:fldChar w:fldCharType="end"/>
            </w:r>
          </w:hyperlink>
        </w:p>
        <w:p w:rsidR="00057F91" w:rsidP="1E96E244" w:rsidRDefault="001821E9" w14:paraId="0277F84D" w14:textId="4A8A4007">
          <w:pPr>
            <w:pStyle w:val="TOC2"/>
            <w:tabs>
              <w:tab w:val="right" w:leader="dot" w:pos="9360"/>
            </w:tabs>
            <w:rPr>
              <w:rStyle w:val="Hyperlink"/>
              <w:noProof/>
              <w:kern w:val="2"/>
              <w:lang w:val="es-ES" w:eastAsia="es-ES"/>
              <w14:ligatures w14:val="standardContextual"/>
            </w:rPr>
          </w:pPr>
          <w:hyperlink w:anchor="_Toc684280454">
            <w:r w:rsidRPr="1E96E244" w:rsidR="1E96E244">
              <w:rPr>
                <w:rStyle w:val="Hyperlink"/>
              </w:rPr>
              <w:t>Funcionalidad de Mantenimiento de Organismo (RF-9)</w:t>
            </w:r>
            <w:r w:rsidR="00057F91">
              <w:tab/>
            </w:r>
            <w:r w:rsidR="00057F91">
              <w:fldChar w:fldCharType="begin"/>
            </w:r>
            <w:r w:rsidR="00057F91">
              <w:instrText>PAGEREF _Toc684280454 \h</w:instrText>
            </w:r>
            <w:r w:rsidR="00057F91">
              <w:fldChar w:fldCharType="separate"/>
            </w:r>
            <w:r w:rsidRPr="1E96E244" w:rsidR="1E96E244">
              <w:rPr>
                <w:rStyle w:val="Hyperlink"/>
              </w:rPr>
              <w:t>20</w:t>
            </w:r>
            <w:r w:rsidR="00057F91">
              <w:fldChar w:fldCharType="end"/>
            </w:r>
          </w:hyperlink>
        </w:p>
        <w:p w:rsidR="00057F91" w:rsidP="1E96E244" w:rsidRDefault="001821E9" w14:paraId="4F7D6568" w14:textId="2C83360E">
          <w:pPr>
            <w:pStyle w:val="TOC2"/>
            <w:tabs>
              <w:tab w:val="right" w:leader="dot" w:pos="9360"/>
            </w:tabs>
            <w:rPr>
              <w:rStyle w:val="Hyperlink"/>
              <w:noProof/>
              <w:kern w:val="2"/>
              <w:lang w:val="es-ES" w:eastAsia="es-ES"/>
              <w14:ligatures w14:val="standardContextual"/>
            </w:rPr>
          </w:pPr>
          <w:hyperlink w:anchor="_Toc1782807764">
            <w:r w:rsidRPr="1E96E244" w:rsidR="1E96E244">
              <w:rPr>
                <w:rStyle w:val="Hyperlink"/>
              </w:rPr>
              <w:t>Funcionalidad de Mantenimiento de Proceso Judicial (RF-10)</w:t>
            </w:r>
            <w:r w:rsidR="00057F91">
              <w:tab/>
            </w:r>
            <w:r w:rsidR="00057F91">
              <w:fldChar w:fldCharType="begin"/>
            </w:r>
            <w:r w:rsidR="00057F91">
              <w:instrText>PAGEREF _Toc1782807764 \h</w:instrText>
            </w:r>
            <w:r w:rsidR="00057F91">
              <w:fldChar w:fldCharType="separate"/>
            </w:r>
            <w:r w:rsidRPr="1E96E244" w:rsidR="1E96E244">
              <w:rPr>
                <w:rStyle w:val="Hyperlink"/>
              </w:rPr>
              <w:t>22</w:t>
            </w:r>
            <w:r w:rsidR="00057F91">
              <w:fldChar w:fldCharType="end"/>
            </w:r>
          </w:hyperlink>
        </w:p>
        <w:p w:rsidR="00057F91" w:rsidP="1E96E244" w:rsidRDefault="001821E9" w14:paraId="18A832E8" w14:textId="2D7E48CB">
          <w:pPr>
            <w:pStyle w:val="TOC2"/>
            <w:tabs>
              <w:tab w:val="right" w:leader="dot" w:pos="9360"/>
            </w:tabs>
            <w:rPr>
              <w:rStyle w:val="Hyperlink"/>
              <w:noProof/>
              <w:kern w:val="2"/>
              <w:lang w:val="es-ES" w:eastAsia="es-ES"/>
              <w14:ligatures w14:val="standardContextual"/>
            </w:rPr>
          </w:pPr>
          <w:hyperlink w:anchor="_Toc1689049694">
            <w:r w:rsidRPr="1E96E244" w:rsidR="1E96E244">
              <w:rPr>
                <w:rStyle w:val="Hyperlink"/>
              </w:rPr>
              <w:t>Funcionalidad de Mantenimiento de relación con la victima (RF-11)</w:t>
            </w:r>
            <w:r w:rsidR="00057F91">
              <w:tab/>
            </w:r>
            <w:r w:rsidR="00057F91">
              <w:fldChar w:fldCharType="begin"/>
            </w:r>
            <w:r w:rsidR="00057F91">
              <w:instrText>PAGEREF _Toc1689049694 \h</w:instrText>
            </w:r>
            <w:r w:rsidR="00057F91">
              <w:fldChar w:fldCharType="separate"/>
            </w:r>
            <w:r w:rsidRPr="1E96E244" w:rsidR="1E96E244">
              <w:rPr>
                <w:rStyle w:val="Hyperlink"/>
              </w:rPr>
              <w:t>24</w:t>
            </w:r>
            <w:r w:rsidR="00057F91">
              <w:fldChar w:fldCharType="end"/>
            </w:r>
          </w:hyperlink>
        </w:p>
        <w:p w:rsidR="00057F91" w:rsidP="1E96E244" w:rsidRDefault="001821E9" w14:paraId="07B5BCE3" w14:textId="2732A5D7">
          <w:pPr>
            <w:pStyle w:val="TOC2"/>
            <w:tabs>
              <w:tab w:val="right" w:leader="dot" w:pos="9360"/>
            </w:tabs>
            <w:rPr>
              <w:rStyle w:val="Hyperlink"/>
              <w:noProof/>
              <w:kern w:val="2"/>
              <w:lang w:val="es-ES" w:eastAsia="es-ES"/>
              <w14:ligatures w14:val="standardContextual"/>
            </w:rPr>
          </w:pPr>
          <w:hyperlink w:anchor="_Toc1717878764">
            <w:r w:rsidRPr="1E96E244" w:rsidR="1E96E244">
              <w:rPr>
                <w:rStyle w:val="Hyperlink"/>
              </w:rPr>
              <w:t>Funcionalidad de Mantenimiento de Identidad de Género (RF-12)</w:t>
            </w:r>
            <w:r w:rsidR="00057F91">
              <w:tab/>
            </w:r>
            <w:r w:rsidR="00057F91">
              <w:fldChar w:fldCharType="begin"/>
            </w:r>
            <w:r w:rsidR="00057F91">
              <w:instrText>PAGEREF _Toc1717878764 \h</w:instrText>
            </w:r>
            <w:r w:rsidR="00057F91">
              <w:fldChar w:fldCharType="separate"/>
            </w:r>
            <w:r w:rsidRPr="1E96E244" w:rsidR="1E96E244">
              <w:rPr>
                <w:rStyle w:val="Hyperlink"/>
              </w:rPr>
              <w:t>25</w:t>
            </w:r>
            <w:r w:rsidR="00057F91">
              <w:fldChar w:fldCharType="end"/>
            </w:r>
          </w:hyperlink>
        </w:p>
        <w:p w:rsidR="00057F91" w:rsidP="1E96E244" w:rsidRDefault="001821E9" w14:paraId="621BF255" w14:textId="11AE82FA">
          <w:pPr>
            <w:pStyle w:val="TOC2"/>
            <w:tabs>
              <w:tab w:val="right" w:leader="dot" w:pos="9360"/>
            </w:tabs>
            <w:rPr>
              <w:rStyle w:val="Hyperlink"/>
              <w:noProof/>
              <w:kern w:val="2"/>
              <w:lang w:val="es-ES" w:eastAsia="es-ES"/>
              <w14:ligatures w14:val="standardContextual"/>
            </w:rPr>
          </w:pPr>
          <w:hyperlink w:anchor="_Toc2053094683">
            <w:r w:rsidRPr="1E96E244" w:rsidR="1E96E244">
              <w:rPr>
                <w:rStyle w:val="Hyperlink"/>
              </w:rPr>
              <w:t>Funcionalidad de Mantenimiento de Modalidad (RF-13)</w:t>
            </w:r>
            <w:r w:rsidR="00057F91">
              <w:tab/>
            </w:r>
            <w:r w:rsidR="00057F91">
              <w:fldChar w:fldCharType="begin"/>
            </w:r>
            <w:r w:rsidR="00057F91">
              <w:instrText>PAGEREF _Toc2053094683 \h</w:instrText>
            </w:r>
            <w:r w:rsidR="00057F91">
              <w:fldChar w:fldCharType="separate"/>
            </w:r>
            <w:r w:rsidRPr="1E96E244" w:rsidR="1E96E244">
              <w:rPr>
                <w:rStyle w:val="Hyperlink"/>
              </w:rPr>
              <w:t>26</w:t>
            </w:r>
            <w:r w:rsidR="00057F91">
              <w:fldChar w:fldCharType="end"/>
            </w:r>
          </w:hyperlink>
        </w:p>
        <w:p w:rsidR="00057F91" w:rsidP="1E96E244" w:rsidRDefault="001821E9" w14:paraId="652C849D" w14:textId="4B5368EF">
          <w:pPr>
            <w:pStyle w:val="TOC2"/>
            <w:tabs>
              <w:tab w:val="right" w:leader="dot" w:pos="9360"/>
            </w:tabs>
            <w:rPr>
              <w:rStyle w:val="Hyperlink"/>
              <w:noProof/>
              <w:kern w:val="2"/>
              <w:lang w:val="es-ES" w:eastAsia="es-ES"/>
              <w14:ligatures w14:val="standardContextual"/>
            </w:rPr>
          </w:pPr>
          <w:hyperlink w:anchor="_Toc13452081">
            <w:r w:rsidRPr="1E96E244" w:rsidR="1E96E244">
              <w:rPr>
                <w:rStyle w:val="Hyperlink"/>
              </w:rPr>
              <w:t>Funcionalidad de Mantenimiento de Nivel Educativo (RF-14)</w:t>
            </w:r>
            <w:r w:rsidR="00057F91">
              <w:tab/>
            </w:r>
            <w:r w:rsidR="00057F91">
              <w:fldChar w:fldCharType="begin"/>
            </w:r>
            <w:r w:rsidR="00057F91">
              <w:instrText>PAGEREF _Toc13452081 \h</w:instrText>
            </w:r>
            <w:r w:rsidR="00057F91">
              <w:fldChar w:fldCharType="separate"/>
            </w:r>
            <w:r w:rsidRPr="1E96E244" w:rsidR="1E96E244">
              <w:rPr>
                <w:rStyle w:val="Hyperlink"/>
              </w:rPr>
              <w:t>29</w:t>
            </w:r>
            <w:r w:rsidR="00057F91">
              <w:fldChar w:fldCharType="end"/>
            </w:r>
          </w:hyperlink>
        </w:p>
        <w:p w:rsidR="00057F91" w:rsidP="1E96E244" w:rsidRDefault="001821E9" w14:paraId="77E85DCA" w14:textId="263B90E2">
          <w:pPr>
            <w:pStyle w:val="TOC2"/>
            <w:tabs>
              <w:tab w:val="right" w:leader="dot" w:pos="9360"/>
            </w:tabs>
            <w:rPr>
              <w:rStyle w:val="Hyperlink"/>
              <w:noProof/>
              <w:kern w:val="2"/>
              <w:lang w:val="es-ES" w:eastAsia="es-ES"/>
              <w14:ligatures w14:val="standardContextual"/>
            </w:rPr>
          </w:pPr>
          <w:hyperlink w:anchor="_Toc60180079">
            <w:r w:rsidRPr="1E96E244" w:rsidR="1E96E244">
              <w:rPr>
                <w:rStyle w:val="Hyperlink"/>
              </w:rPr>
              <w:t>Funcionalidad de Mantenimiento de Orientación Sexual (RF-15)</w:t>
            </w:r>
            <w:r w:rsidR="00057F91">
              <w:tab/>
            </w:r>
            <w:r w:rsidR="00057F91">
              <w:fldChar w:fldCharType="begin"/>
            </w:r>
            <w:r w:rsidR="00057F91">
              <w:instrText>PAGEREF _Toc60180079 \h</w:instrText>
            </w:r>
            <w:r w:rsidR="00057F91">
              <w:fldChar w:fldCharType="separate"/>
            </w:r>
            <w:r w:rsidRPr="1E96E244" w:rsidR="1E96E244">
              <w:rPr>
                <w:rStyle w:val="Hyperlink"/>
              </w:rPr>
              <w:t>32</w:t>
            </w:r>
            <w:r w:rsidR="00057F91">
              <w:fldChar w:fldCharType="end"/>
            </w:r>
          </w:hyperlink>
        </w:p>
        <w:p w:rsidR="00057F91" w:rsidP="1E96E244" w:rsidRDefault="001821E9" w14:paraId="2862F7A9" w14:textId="7A04CA38">
          <w:pPr>
            <w:pStyle w:val="TOC2"/>
            <w:tabs>
              <w:tab w:val="right" w:leader="dot" w:pos="9360"/>
            </w:tabs>
            <w:rPr>
              <w:rStyle w:val="Hyperlink"/>
              <w:noProof/>
              <w:kern w:val="2"/>
              <w:lang w:val="es-ES" w:eastAsia="es-ES"/>
              <w14:ligatures w14:val="standardContextual"/>
            </w:rPr>
          </w:pPr>
          <w:hyperlink w:anchor="_Toc911906050">
            <w:r w:rsidRPr="1E96E244" w:rsidR="1E96E244">
              <w:rPr>
                <w:rStyle w:val="Hyperlink"/>
              </w:rPr>
              <w:t>Funcionalidad de Mantenimiento de Situación Jurídica (RF-16)</w:t>
            </w:r>
            <w:r w:rsidR="00057F91">
              <w:tab/>
            </w:r>
            <w:r w:rsidR="00057F91">
              <w:fldChar w:fldCharType="begin"/>
            </w:r>
            <w:r w:rsidR="00057F91">
              <w:instrText>PAGEREF _Toc911906050 \h</w:instrText>
            </w:r>
            <w:r w:rsidR="00057F91">
              <w:fldChar w:fldCharType="separate"/>
            </w:r>
            <w:r w:rsidRPr="1E96E244" w:rsidR="1E96E244">
              <w:rPr>
                <w:rStyle w:val="Hyperlink"/>
              </w:rPr>
              <w:t>34</w:t>
            </w:r>
            <w:r w:rsidR="00057F91">
              <w:fldChar w:fldCharType="end"/>
            </w:r>
          </w:hyperlink>
        </w:p>
        <w:p w:rsidR="00057F91" w:rsidP="1E96E244" w:rsidRDefault="001821E9" w14:paraId="77C3C9CF" w14:textId="7401C801">
          <w:pPr>
            <w:pStyle w:val="TOC2"/>
            <w:tabs>
              <w:tab w:val="right" w:leader="dot" w:pos="9360"/>
            </w:tabs>
            <w:rPr>
              <w:rStyle w:val="Hyperlink"/>
              <w:noProof/>
              <w:kern w:val="2"/>
              <w:lang w:val="es-ES" w:eastAsia="es-ES"/>
              <w14:ligatures w14:val="standardContextual"/>
            </w:rPr>
          </w:pPr>
          <w:hyperlink w:anchor="_Toc73065919">
            <w:r w:rsidRPr="1E96E244" w:rsidR="1E96E244">
              <w:rPr>
                <w:rStyle w:val="Hyperlink"/>
              </w:rPr>
              <w:t>Funcionalidad de Mantenimiento de Tipo de Organismo (RF-17)</w:t>
            </w:r>
            <w:r w:rsidR="00057F91">
              <w:tab/>
            </w:r>
            <w:r w:rsidR="00057F91">
              <w:fldChar w:fldCharType="begin"/>
            </w:r>
            <w:r w:rsidR="00057F91">
              <w:instrText>PAGEREF _Toc73065919 \h</w:instrText>
            </w:r>
            <w:r w:rsidR="00057F91">
              <w:fldChar w:fldCharType="separate"/>
            </w:r>
            <w:r w:rsidRPr="1E96E244" w:rsidR="1E96E244">
              <w:rPr>
                <w:rStyle w:val="Hyperlink"/>
              </w:rPr>
              <w:t>34</w:t>
            </w:r>
            <w:r w:rsidR="00057F91">
              <w:fldChar w:fldCharType="end"/>
            </w:r>
          </w:hyperlink>
        </w:p>
        <w:p w:rsidR="00057F91" w:rsidP="1E96E244" w:rsidRDefault="001821E9" w14:paraId="2D220BFA" w14:textId="1856D9EF">
          <w:pPr>
            <w:pStyle w:val="TOC2"/>
            <w:tabs>
              <w:tab w:val="right" w:leader="dot" w:pos="9360"/>
            </w:tabs>
            <w:rPr>
              <w:rStyle w:val="Hyperlink"/>
              <w:noProof/>
              <w:kern w:val="2"/>
              <w:lang w:val="es-ES" w:eastAsia="es-ES"/>
              <w14:ligatures w14:val="standardContextual"/>
            </w:rPr>
          </w:pPr>
          <w:hyperlink w:anchor="_Toc711247024">
            <w:r w:rsidRPr="1E96E244" w:rsidR="1E96E244">
              <w:rPr>
                <w:rStyle w:val="Hyperlink"/>
              </w:rPr>
              <w:t>Funcionalidad de Mantenimiento de Tipo de Lugar (RF-18)</w:t>
            </w:r>
            <w:r w:rsidR="00057F91">
              <w:tab/>
            </w:r>
            <w:r w:rsidR="00057F91">
              <w:fldChar w:fldCharType="begin"/>
            </w:r>
            <w:r w:rsidR="00057F91">
              <w:instrText>PAGEREF _Toc711247024 \h</w:instrText>
            </w:r>
            <w:r w:rsidR="00057F91">
              <w:fldChar w:fldCharType="separate"/>
            </w:r>
            <w:r w:rsidRPr="1E96E244" w:rsidR="1E96E244">
              <w:rPr>
                <w:rStyle w:val="Hyperlink"/>
              </w:rPr>
              <w:t>37</w:t>
            </w:r>
            <w:r w:rsidR="00057F91">
              <w:fldChar w:fldCharType="end"/>
            </w:r>
          </w:hyperlink>
        </w:p>
        <w:p w:rsidR="00057F91" w:rsidP="1E96E244" w:rsidRDefault="001821E9" w14:paraId="0E324061" w14:textId="2BA3353C">
          <w:pPr>
            <w:pStyle w:val="TOC2"/>
            <w:tabs>
              <w:tab w:val="right" w:leader="dot" w:pos="9360"/>
            </w:tabs>
            <w:rPr>
              <w:rStyle w:val="Hyperlink"/>
              <w:noProof/>
              <w:kern w:val="2"/>
              <w:lang w:val="es-ES" w:eastAsia="es-ES"/>
              <w14:ligatures w14:val="standardContextual"/>
            </w:rPr>
          </w:pPr>
          <w:hyperlink w:anchor="_Toc1766141726">
            <w:r w:rsidRPr="1E96E244" w:rsidR="1E96E244">
              <w:rPr>
                <w:rStyle w:val="Hyperlink"/>
              </w:rPr>
              <w:t>Funcionalidad de Mantenimiento de Tipo de Relación (RF-19)</w:t>
            </w:r>
            <w:r w:rsidR="00057F91">
              <w:tab/>
            </w:r>
            <w:r w:rsidR="00057F91">
              <w:fldChar w:fldCharType="begin"/>
            </w:r>
            <w:r w:rsidR="00057F91">
              <w:instrText>PAGEREF _Toc1766141726 \h</w:instrText>
            </w:r>
            <w:r w:rsidR="00057F91">
              <w:fldChar w:fldCharType="separate"/>
            </w:r>
            <w:r w:rsidRPr="1E96E244" w:rsidR="1E96E244">
              <w:rPr>
                <w:rStyle w:val="Hyperlink"/>
              </w:rPr>
              <w:t>39</w:t>
            </w:r>
            <w:r w:rsidR="00057F91">
              <w:fldChar w:fldCharType="end"/>
            </w:r>
          </w:hyperlink>
        </w:p>
        <w:p w:rsidR="00057F91" w:rsidP="1E96E244" w:rsidRDefault="001821E9" w14:paraId="38DC7273" w14:textId="468F877C">
          <w:pPr>
            <w:pStyle w:val="TOC2"/>
            <w:tabs>
              <w:tab w:val="right" w:leader="dot" w:pos="9360"/>
            </w:tabs>
            <w:rPr>
              <w:rStyle w:val="Hyperlink"/>
              <w:noProof/>
              <w:kern w:val="2"/>
              <w:lang w:val="es-ES" w:eastAsia="es-ES"/>
              <w14:ligatures w14:val="standardContextual"/>
            </w:rPr>
          </w:pPr>
          <w:hyperlink w:anchor="_Toc204666732">
            <w:r w:rsidRPr="1E96E244" w:rsidR="1E96E244">
              <w:rPr>
                <w:rStyle w:val="Hyperlink"/>
              </w:rPr>
              <w:t>Funcionalidad de Mantenimiento de Tipo de Víctima (RF-20)</w:t>
            </w:r>
            <w:r w:rsidR="00057F91">
              <w:tab/>
            </w:r>
            <w:r w:rsidR="00057F91">
              <w:fldChar w:fldCharType="begin"/>
            </w:r>
            <w:r w:rsidR="00057F91">
              <w:instrText>PAGEREF _Toc204666732 \h</w:instrText>
            </w:r>
            <w:r w:rsidR="00057F91">
              <w:fldChar w:fldCharType="separate"/>
            </w:r>
            <w:r w:rsidRPr="1E96E244" w:rsidR="1E96E244">
              <w:rPr>
                <w:rStyle w:val="Hyperlink"/>
              </w:rPr>
              <w:t>40</w:t>
            </w:r>
            <w:r w:rsidR="00057F91">
              <w:fldChar w:fldCharType="end"/>
            </w:r>
          </w:hyperlink>
        </w:p>
        <w:p w:rsidR="00057F91" w:rsidP="1E96E244" w:rsidRDefault="001821E9" w14:paraId="7C1F7BDE" w14:textId="2D5173E6">
          <w:pPr>
            <w:pStyle w:val="TOC2"/>
            <w:tabs>
              <w:tab w:val="right" w:leader="dot" w:pos="9360"/>
            </w:tabs>
            <w:rPr>
              <w:rStyle w:val="Hyperlink"/>
              <w:noProof/>
              <w:kern w:val="2"/>
              <w:lang w:val="es-ES" w:eastAsia="es-ES"/>
              <w14:ligatures w14:val="standardContextual"/>
            </w:rPr>
          </w:pPr>
          <w:hyperlink w:anchor="_Toc1251974250">
            <w:r w:rsidRPr="1E96E244" w:rsidR="1E96E244">
              <w:rPr>
                <w:rStyle w:val="Hyperlink"/>
              </w:rPr>
              <w:t>Funcionalidad de Pantalla de Logueo (RF-21)</w:t>
            </w:r>
            <w:r w:rsidR="00057F91">
              <w:tab/>
            </w:r>
            <w:r w:rsidR="00057F91">
              <w:fldChar w:fldCharType="begin"/>
            </w:r>
            <w:r w:rsidR="00057F91">
              <w:instrText>PAGEREF _Toc1251974250 \h</w:instrText>
            </w:r>
            <w:r w:rsidR="00057F91">
              <w:fldChar w:fldCharType="separate"/>
            </w:r>
            <w:r w:rsidRPr="1E96E244" w:rsidR="1E96E244">
              <w:rPr>
                <w:rStyle w:val="Hyperlink"/>
              </w:rPr>
              <w:t>41</w:t>
            </w:r>
            <w:r w:rsidR="00057F91">
              <w:fldChar w:fldCharType="end"/>
            </w:r>
          </w:hyperlink>
        </w:p>
        <w:p w:rsidR="00057F91" w:rsidP="1E96E244" w:rsidRDefault="001821E9" w14:paraId="5EDFE889" w14:textId="4DB01254">
          <w:pPr>
            <w:pStyle w:val="TOC2"/>
            <w:tabs>
              <w:tab w:val="right" w:leader="dot" w:pos="9360"/>
            </w:tabs>
            <w:rPr>
              <w:rStyle w:val="Hyperlink"/>
              <w:noProof/>
              <w:kern w:val="2"/>
              <w:lang w:val="es-ES" w:eastAsia="es-ES"/>
              <w14:ligatures w14:val="standardContextual"/>
            </w:rPr>
          </w:pPr>
          <w:hyperlink w:anchor="_Toc692879202">
            <w:r w:rsidRPr="1E96E244" w:rsidR="1E96E244">
              <w:rPr>
                <w:rStyle w:val="Hyperlink"/>
              </w:rPr>
              <w:t>Funcionalidad de Usuarios(RF-22)</w:t>
            </w:r>
            <w:r w:rsidR="00057F91">
              <w:tab/>
            </w:r>
            <w:r w:rsidR="00057F91">
              <w:fldChar w:fldCharType="begin"/>
            </w:r>
            <w:r w:rsidR="00057F91">
              <w:instrText>PAGEREF _Toc692879202 \h</w:instrText>
            </w:r>
            <w:r w:rsidR="00057F91">
              <w:fldChar w:fldCharType="separate"/>
            </w:r>
            <w:r w:rsidRPr="1E96E244" w:rsidR="1E96E244">
              <w:rPr>
                <w:rStyle w:val="Hyperlink"/>
              </w:rPr>
              <w:t>42</w:t>
            </w:r>
            <w:r w:rsidR="00057F91">
              <w:fldChar w:fldCharType="end"/>
            </w:r>
          </w:hyperlink>
        </w:p>
        <w:p w:rsidR="00057F91" w:rsidP="1E96E244" w:rsidRDefault="001821E9" w14:paraId="4EE8B765" w14:textId="3290FC95">
          <w:pPr>
            <w:pStyle w:val="TOC1"/>
            <w:tabs>
              <w:tab w:val="right" w:leader="dot" w:pos="9360"/>
            </w:tabs>
            <w:rPr>
              <w:rStyle w:val="Hyperlink"/>
              <w:noProof/>
              <w:kern w:val="2"/>
              <w:lang w:val="es-ES" w:eastAsia="es-ES"/>
              <w14:ligatures w14:val="standardContextual"/>
            </w:rPr>
          </w:pPr>
          <w:hyperlink w:anchor="_Toc1872029901">
            <w:r w:rsidRPr="1E96E244" w:rsidR="1E96E244">
              <w:rPr>
                <w:rStyle w:val="Hyperlink"/>
              </w:rPr>
              <w:t xml:space="preserve">Estados de Documento </w:t>
            </w:r>
            <w:r w:rsidR="00057F91">
              <w:tab/>
            </w:r>
            <w:r w:rsidR="00057F91">
              <w:fldChar w:fldCharType="begin"/>
            </w:r>
            <w:r w:rsidR="00057F91">
              <w:instrText>PAGEREF _Toc1872029901 \h</w:instrText>
            </w:r>
            <w:r w:rsidR="00057F91">
              <w:fldChar w:fldCharType="separate"/>
            </w:r>
            <w:r w:rsidRPr="1E96E244" w:rsidR="1E96E244">
              <w:rPr>
                <w:rStyle w:val="Hyperlink"/>
              </w:rPr>
              <w:t>42</w:t>
            </w:r>
            <w:r w:rsidR="00057F91">
              <w:fldChar w:fldCharType="end"/>
            </w:r>
          </w:hyperlink>
        </w:p>
        <w:p w:rsidR="00057F91" w:rsidP="1E96E244" w:rsidRDefault="001821E9" w14:paraId="50D07F8C" w14:textId="1881CEAE">
          <w:pPr>
            <w:pStyle w:val="TOC1"/>
            <w:tabs>
              <w:tab w:val="right" w:leader="dot" w:pos="9360"/>
            </w:tabs>
            <w:rPr>
              <w:rStyle w:val="Hyperlink"/>
              <w:noProof/>
              <w:kern w:val="2"/>
              <w:lang w:val="es-ES" w:eastAsia="es-ES"/>
              <w14:ligatures w14:val="standardContextual"/>
            </w:rPr>
          </w:pPr>
          <w:hyperlink w:anchor="_Toc1309561779">
            <w:r w:rsidRPr="1E96E244" w:rsidR="1E96E244">
              <w:rPr>
                <w:rStyle w:val="Hyperlink"/>
              </w:rPr>
              <w:t>Matriz de funcionalidades</w:t>
            </w:r>
            <w:r w:rsidR="00057F91">
              <w:tab/>
            </w:r>
            <w:r w:rsidR="00057F91">
              <w:fldChar w:fldCharType="begin"/>
            </w:r>
            <w:r w:rsidR="00057F91">
              <w:instrText>PAGEREF _Toc1309561779 \h</w:instrText>
            </w:r>
            <w:r w:rsidR="00057F91">
              <w:fldChar w:fldCharType="separate"/>
            </w:r>
            <w:r w:rsidRPr="1E96E244" w:rsidR="1E96E244">
              <w:rPr>
                <w:rStyle w:val="Hyperlink"/>
              </w:rPr>
              <w:t>42</w:t>
            </w:r>
            <w:r w:rsidR="00057F91">
              <w:fldChar w:fldCharType="end"/>
            </w:r>
          </w:hyperlink>
        </w:p>
        <w:p w:rsidR="00057F91" w:rsidP="1E96E244" w:rsidRDefault="001821E9" w14:paraId="69BA003D" w14:textId="507A8E79">
          <w:pPr>
            <w:pStyle w:val="TOC1"/>
            <w:tabs>
              <w:tab w:val="right" w:leader="dot" w:pos="9360"/>
            </w:tabs>
            <w:rPr>
              <w:rStyle w:val="Hyperlink"/>
              <w:noProof/>
              <w:kern w:val="2"/>
              <w:lang w:val="es-ES" w:eastAsia="es-ES"/>
              <w14:ligatures w14:val="standardContextual"/>
            </w:rPr>
          </w:pPr>
          <w:hyperlink w:anchor="_Toc1664686856">
            <w:r w:rsidRPr="1E96E244" w:rsidR="1E96E244">
              <w:rPr>
                <w:rStyle w:val="Hyperlink"/>
              </w:rPr>
              <w:t>Identificación de los Usuarios Involucrados</w:t>
            </w:r>
            <w:r w:rsidR="00057F91">
              <w:tab/>
            </w:r>
            <w:r w:rsidR="00057F91">
              <w:fldChar w:fldCharType="begin"/>
            </w:r>
            <w:r w:rsidR="00057F91">
              <w:instrText>PAGEREF _Toc1664686856 \h</w:instrText>
            </w:r>
            <w:r w:rsidR="00057F91">
              <w:fldChar w:fldCharType="separate"/>
            </w:r>
            <w:r w:rsidRPr="1E96E244" w:rsidR="1E96E244">
              <w:rPr>
                <w:rStyle w:val="Hyperlink"/>
              </w:rPr>
              <w:t>44</w:t>
            </w:r>
            <w:r w:rsidR="00057F91">
              <w:fldChar w:fldCharType="end"/>
            </w:r>
          </w:hyperlink>
        </w:p>
        <w:p w:rsidR="00057F91" w:rsidP="1E96E244" w:rsidRDefault="001821E9" w14:paraId="1FA810F5" w14:textId="7108790E">
          <w:pPr>
            <w:pStyle w:val="TOC1"/>
            <w:tabs>
              <w:tab w:val="right" w:leader="dot" w:pos="9360"/>
            </w:tabs>
            <w:rPr>
              <w:rStyle w:val="Hyperlink"/>
              <w:noProof/>
              <w:kern w:val="2"/>
              <w:lang w:val="es-ES" w:eastAsia="es-ES"/>
              <w14:ligatures w14:val="standardContextual"/>
            </w:rPr>
          </w:pPr>
          <w:hyperlink w:anchor="_Toc253972101">
            <w:r w:rsidRPr="1E96E244" w:rsidR="1E96E244">
              <w:rPr>
                <w:rStyle w:val="Hyperlink"/>
              </w:rPr>
              <w:t>Anexos</w:t>
            </w:r>
            <w:r w:rsidR="00057F91">
              <w:tab/>
            </w:r>
            <w:r w:rsidR="00057F91">
              <w:fldChar w:fldCharType="begin"/>
            </w:r>
            <w:r w:rsidR="00057F91">
              <w:instrText>PAGEREF _Toc253972101 \h</w:instrText>
            </w:r>
            <w:r w:rsidR="00057F91">
              <w:fldChar w:fldCharType="separate"/>
            </w:r>
            <w:r w:rsidRPr="1E96E244" w:rsidR="1E96E244">
              <w:rPr>
                <w:rStyle w:val="Hyperlink"/>
              </w:rPr>
              <w:t>46</w:t>
            </w:r>
            <w:r w:rsidR="00057F91">
              <w:fldChar w:fldCharType="end"/>
            </w:r>
          </w:hyperlink>
        </w:p>
        <w:p w:rsidR="00057F91" w:rsidP="1E96E244" w:rsidRDefault="001821E9" w14:paraId="0D9F56F5" w14:textId="484A0286">
          <w:pPr>
            <w:pStyle w:val="TOC2"/>
            <w:tabs>
              <w:tab w:val="right" w:leader="dot" w:pos="9360"/>
            </w:tabs>
            <w:rPr>
              <w:rStyle w:val="Hyperlink"/>
              <w:noProof/>
              <w:kern w:val="2"/>
              <w:lang w:val="es-ES" w:eastAsia="es-ES"/>
              <w14:ligatures w14:val="standardContextual"/>
            </w:rPr>
          </w:pPr>
          <w:hyperlink w:anchor="_Toc1894712354">
            <w:r w:rsidRPr="1E96E244" w:rsidR="1E96E244">
              <w:rPr>
                <w:rStyle w:val="Hyperlink"/>
              </w:rPr>
              <w:t>Asignación de funcionalidades</w:t>
            </w:r>
            <w:r w:rsidR="00057F91">
              <w:tab/>
            </w:r>
            <w:r w:rsidR="00057F91">
              <w:fldChar w:fldCharType="begin"/>
            </w:r>
            <w:r w:rsidR="00057F91">
              <w:instrText>PAGEREF _Toc1894712354 \h</w:instrText>
            </w:r>
            <w:r w:rsidR="00057F91">
              <w:fldChar w:fldCharType="separate"/>
            </w:r>
            <w:r w:rsidRPr="1E96E244" w:rsidR="1E96E244">
              <w:rPr>
                <w:rStyle w:val="Hyperlink"/>
              </w:rPr>
              <w:t>46</w:t>
            </w:r>
            <w:r w:rsidR="00057F91">
              <w:fldChar w:fldCharType="end"/>
            </w:r>
          </w:hyperlink>
          <w:r w:rsidR="00057F91">
            <w:fldChar w:fldCharType="end"/>
          </w:r>
        </w:p>
      </w:sdtContent>
    </w:sdt>
    <w:p w:rsidR="56BB98AF" w:rsidP="56BB98AF" w:rsidRDefault="56BB98AF" w14:paraId="07CAC539" w14:textId="34D7A136">
      <w:pPr>
        <w:pStyle w:val="TOC1"/>
        <w:tabs>
          <w:tab w:val="right" w:leader="dot" w:pos="9360"/>
        </w:tabs>
        <w:rPr>
          <w:rStyle w:val="Hyperlink"/>
        </w:rPr>
      </w:pPr>
    </w:p>
    <w:p w:rsidR="00E54482" w:rsidP="00D13968" w:rsidRDefault="00E54482" w14:paraId="534A5642" w14:textId="77777777">
      <w:pPr>
        <w:pStyle w:val="TOC1"/>
        <w:tabs>
          <w:tab w:val="left" w:pos="440"/>
          <w:tab w:val="right" w:leader="dot" w:pos="8494"/>
        </w:tabs>
        <w:rPr>
          <w:noProof/>
        </w:rPr>
      </w:pPr>
    </w:p>
    <w:p w:rsidR="56BB98AF" w:rsidP="6241C655" w:rsidRDefault="56BB98AF" w14:paraId="2D099039" w14:textId="532D632D">
      <w:pPr>
        <w:spacing w:after="160" w:line="259" w:lineRule="auto"/>
        <w:jc w:val="left"/>
        <w:rPr>
          <w:noProof/>
        </w:rPr>
      </w:pPr>
    </w:p>
    <w:p w:rsidR="12D99312" w:rsidP="12D99312" w:rsidRDefault="12D99312" w14:paraId="2071F58D" w14:textId="2966FA02">
      <w:pPr>
        <w:spacing w:after="160" w:line="259" w:lineRule="auto"/>
        <w:jc w:val="left"/>
        <w:rPr>
          <w:noProof/>
        </w:rPr>
      </w:pPr>
    </w:p>
    <w:p w:rsidR="12D99312" w:rsidP="12D99312" w:rsidRDefault="12D99312" w14:paraId="27E9BAE5" w14:textId="24676C36">
      <w:pPr>
        <w:spacing w:after="160" w:line="259" w:lineRule="auto"/>
        <w:jc w:val="left"/>
        <w:rPr>
          <w:noProof/>
        </w:rPr>
      </w:pPr>
    </w:p>
    <w:p w:rsidR="12D99312" w:rsidP="12D99312" w:rsidRDefault="12D99312" w14:paraId="42236FCF" w14:textId="68B79876">
      <w:pPr>
        <w:spacing w:after="160" w:line="259" w:lineRule="auto"/>
        <w:jc w:val="left"/>
        <w:rPr>
          <w:noProof/>
        </w:rPr>
      </w:pPr>
    </w:p>
    <w:p w:rsidR="12D99312" w:rsidP="12D99312" w:rsidRDefault="12D99312" w14:paraId="5AE64C53" w14:textId="7A7C0EF3">
      <w:pPr>
        <w:spacing w:after="160" w:line="259" w:lineRule="auto"/>
        <w:jc w:val="left"/>
        <w:rPr>
          <w:noProof/>
        </w:rPr>
      </w:pPr>
    </w:p>
    <w:p w:rsidR="001A6D95" w:rsidP="6241C655" w:rsidRDefault="1E96E244" w14:paraId="7A1C759B" w14:textId="0C7FE3ED">
      <w:pPr>
        <w:spacing w:after="160" w:line="259" w:lineRule="auto"/>
        <w:jc w:val="center"/>
        <w:rPr>
          <w:rStyle w:val="Heading1Char"/>
        </w:rPr>
      </w:pPr>
      <w:bookmarkStart w:name="_Toc133059947" w:id="0"/>
      <w:bookmarkStart w:name="_Toc1104103069" w:id="1"/>
      <w:r w:rsidRPr="1E96E244">
        <w:rPr>
          <w:rStyle w:val="Heading1Char"/>
        </w:rPr>
        <w:t>Descripción Conceptual del Sistema</w:t>
      </w:r>
      <w:bookmarkEnd w:id="0"/>
      <w:bookmarkEnd w:id="1"/>
    </w:p>
    <w:p w:rsidR="00D12503" w:rsidP="00F8080E" w:rsidRDefault="00D12503" w14:paraId="7AEF95C1" w14:textId="609E9A37">
      <w:pPr>
        <w:rPr>
          <w:rStyle w:val="Heading1Char"/>
        </w:rPr>
      </w:pPr>
    </w:p>
    <w:p w:rsidR="00566EA7" w:rsidP="266DC1FB" w:rsidRDefault="00566EA7" w14:paraId="6DAB89F4" w14:textId="3D224964">
      <w:pPr>
        <w:rPr>
          <w:rStyle w:val="Heading1Char"/>
        </w:rPr>
      </w:pPr>
    </w:p>
    <w:p w:rsidR="00566EA7" w:rsidP="266DC1FB" w:rsidRDefault="266DC1FB" w14:paraId="7E7CA99A" w14:textId="74A72DD2">
      <w:r w:rsidRPr="266DC1FB">
        <w:rPr>
          <w:rPrChange w:author="Usuario invitado" w:date="2023-04-27T03:01:00Z" w:id="2">
            <w:rPr>
              <w:color w:val="4D5156"/>
            </w:rPr>
          </w:rPrChange>
        </w:rPr>
        <w:t xml:space="preserve">La descripción conceptual del sistema es realizar un sistema </w:t>
      </w:r>
      <w:r w:rsidR="226B305A">
        <w:t>completo que permita registrar datos de</w:t>
      </w:r>
      <w:r>
        <w:t xml:space="preserve"> femicidios el cual se define como el asesinato intencional de una mujer por el hecho de ser mujer, pero las definiciones más amplias abarcan todo asesinato de una niña o una mujer. En la Ley de Penalización de la Violencia contra las Mujeres, ley nº8589, se define el femicidio, en el artículo 21: "La muerte de una mujer que mantenga una relación de matrimonio, unión de hecho declarada o no con su perpetrador". </w:t>
      </w:r>
    </w:p>
    <w:p w:rsidR="00566EA7" w:rsidP="266DC1FB" w:rsidRDefault="00566EA7" w14:paraId="374F3A9A" w14:textId="03CCCCBD">
      <w:pPr>
        <w:rPr>
          <w:rPrChange w:author="Usuario invitado" w:date="2023-04-27T03:01:00Z" w:id="3">
            <w:rPr>
              <w:color w:val="4D5156"/>
            </w:rPr>
          </w:rPrChange>
        </w:rPr>
      </w:pPr>
    </w:p>
    <w:p w:rsidR="00566EA7" w:rsidP="266DC1FB" w:rsidRDefault="266DC1FB" w14:paraId="3D8FE340" w14:textId="15D25628">
      <w:pPr>
        <w:rPr>
          <w:rPrChange w:author="Usuario invitado" w:date="2023-04-27T03:01:00Z" w:id="4">
            <w:rPr>
              <w:color w:val="4D5156"/>
            </w:rPr>
          </w:rPrChange>
        </w:rPr>
      </w:pPr>
      <w:r w:rsidRPr="266DC1FB">
        <w:rPr>
          <w:rPrChange w:author="Usuario invitado" w:date="2023-04-27T03:01:00Z" w:id="5">
            <w:rPr>
              <w:color w:val="4D5156"/>
            </w:rPr>
          </w:rPrChange>
        </w:rPr>
        <w:t>El femicidio es la más grave de las violencias de género, en la cual una mujer es asesinada, por su condición de mujer, usualmente a manos de su pareja actual o pasada, o de otro hombre con quien no tiene o tuvo una relación de pareja. No es un homicidio común, sino producto normalmente de una violencia escalonada y una relación desigual entre la mujer y el hombre femicida.</w:t>
      </w:r>
    </w:p>
    <w:p w:rsidR="00566EA7" w:rsidP="266DC1FB" w:rsidRDefault="00566EA7" w14:paraId="18BF8D14" w14:textId="0B76B5D3">
      <w:pPr>
        <w:rPr>
          <w:rPrChange w:author="Usuario invitado" w:date="2023-04-27T03:01:00Z" w:id="6">
            <w:rPr>
              <w:color w:val="4D5156"/>
            </w:rPr>
          </w:rPrChange>
        </w:rPr>
      </w:pPr>
    </w:p>
    <w:p w:rsidR="00566EA7" w:rsidP="266DC1FB" w:rsidRDefault="266DC1FB" w14:paraId="32B48FEC" w14:textId="3B543696">
      <w:pPr>
        <w:rPr>
          <w:rPrChange w:author="Usuario invitado" w:date="2023-04-27T03:01:00Z" w:id="7">
            <w:rPr>
              <w:color w:val="4D5156"/>
            </w:rPr>
          </w:rPrChange>
        </w:rPr>
      </w:pPr>
      <w:r w:rsidRPr="266DC1FB">
        <w:rPr>
          <w:rPrChange w:author="Usuario invitado" w:date="2023-04-27T03:01:00Z" w:id="8">
            <w:rPr>
              <w:color w:val="4D5156"/>
            </w:rPr>
          </w:rPrChange>
        </w:rPr>
        <w:t>En Costa Rica, del 2007, año en que se promulgó la Ley de Penalización de la Violencia contra las Mujeres (LPVcM), al 31 de diciembre de 2020, hubo un total de 385 femicidios, según el informe  Nº 211-PLA-ES-AJ-2022 del 17 de marzo de 2022, del Subproceso de Estadística de la Dirección de Planificación del Poder Judicial, conocido por el Consejo Superior del Poder Judicial el 5 de abril de 2022.</w:t>
      </w:r>
    </w:p>
    <w:p w:rsidR="00566EA7" w:rsidP="266DC1FB" w:rsidRDefault="00566EA7" w14:paraId="57003BB0" w14:textId="4774458E">
      <w:pPr>
        <w:rPr>
          <w:rPrChange w:author="Usuario invitado" w:date="2023-04-27T03:01:00Z" w:id="9">
            <w:rPr>
              <w:color w:val="4D5156"/>
            </w:rPr>
          </w:rPrChange>
        </w:rPr>
      </w:pPr>
    </w:p>
    <w:p w:rsidR="00566EA7" w:rsidP="266DC1FB" w:rsidRDefault="266DC1FB" w14:paraId="2A5CB112" w14:textId="2BA1B82E">
      <w:pPr>
        <w:rPr>
          <w:del w:author="Usuario invitado" w:date="2023-04-27T03:00:00Z" w:id="10"/>
          <w:rPrChange w:author="Usuario invitado" w:date="2023-04-27T03:01:00Z" w:id="11">
            <w:rPr>
              <w:del w:author="Usuario invitado" w:date="2023-04-27T03:00:00Z" w:id="12"/>
              <w:color w:val="4D5156"/>
            </w:rPr>
          </w:rPrChange>
        </w:rPr>
      </w:pPr>
      <w:r w:rsidRPr="266DC1FB">
        <w:rPr>
          <w:rPrChange w:author="Usuario invitado" w:date="2023-04-27T03:01:00Z" w:id="13">
            <w:rPr>
              <w:color w:val="4D5156"/>
            </w:rPr>
          </w:rPrChange>
        </w:rPr>
        <w:t>El estándar de datos de femicidios es un mapeo de las entidades y categorías a incluirse en el registro de los femicidios. Este documento de estándar de datos de femicidios contó con la retroalimentación de una comunidad ampliada de expertos/as. Dentro de estos estándares de datos de femicidios se refleja una versión Beta del trabajo realizado en términos de la definición de variables a registrar y un aporte sobre las codificaciones que deberían acompañarlas.</w:t>
      </w:r>
    </w:p>
    <w:p w:rsidR="00566EA7" w:rsidP="266DC1FB" w:rsidRDefault="00566EA7" w14:paraId="2FD54E01" w14:textId="038A67C4">
      <w:pPr>
        <w:rPr>
          <w:del w:author="Usuario invitado" w:date="2023-04-27T03:00:00Z" w:id="14"/>
          <w:rPrChange w:author="Usuario invitado" w:date="2023-04-27T03:01:00Z" w:id="15">
            <w:rPr>
              <w:del w:author="Usuario invitado" w:date="2023-04-27T03:00:00Z" w:id="16"/>
              <w:color w:val="4D5156"/>
            </w:rPr>
          </w:rPrChange>
        </w:rPr>
      </w:pPr>
    </w:p>
    <w:p w:rsidR="00566EA7" w:rsidP="266DC1FB" w:rsidRDefault="00566EA7" w14:paraId="2A1FC26C" w14:textId="7A8C17A0">
      <w:pPr>
        <w:rPr>
          <w:del w:author="Usuario invitado" w:date="2023-04-27T03:00:00Z" w:id="17"/>
          <w:rPrChange w:author="Usuario invitado" w:date="2023-04-27T03:01:00Z" w:id="18">
            <w:rPr>
              <w:del w:author="Usuario invitado" w:date="2023-04-27T03:00:00Z" w:id="19"/>
              <w:color w:val="4D5156"/>
            </w:rPr>
          </w:rPrChange>
        </w:rPr>
      </w:pPr>
    </w:p>
    <w:p w:rsidR="00566EA7" w:rsidRDefault="266DC1FB" w14:paraId="7165F218" w14:textId="5B9C809C">
      <w:pPr>
        <w:pPrChange w:author="Usuario invitado" w:date="2023-04-27T03:01:00Z" w:id="20">
          <w:pPr>
            <w:ind w:left="720" w:right="540"/>
          </w:pPr>
        </w:pPrChange>
      </w:pPr>
      <w:r w:rsidRPr="266DC1FB">
        <w:rPr>
          <w:lang w:val="es-MX"/>
          <w:rPrChange w:author="Usuario invitado" w:date="2023-04-27T03:01:00Z" w:id="21">
            <w:rPr>
              <w:color w:val="000000" w:themeColor="text1"/>
              <w:lang w:val="es-MX"/>
            </w:rPr>
          </w:rPrChange>
        </w:rPr>
        <w:t>El objetivo del sistema es desarrollar un sistema para femicidios que va dirigido para funcionarios de una entidad judicial que les facilite optimizar procesos, mayor seguridad de los datos y un mejor acceso a la información. Esta aplicación tiene como objetivo generar información que promueva la visibilidad de estos delitos que son perpetrados con agravantes por la condición de género de las víctimas.</w:t>
      </w:r>
    </w:p>
    <w:p w:rsidR="00566EA7" w:rsidP="00F8080E" w:rsidRDefault="00566EA7" w14:paraId="2313EB20" w14:textId="07D11A84">
      <w:pPr>
        <w:rPr>
          <w:ins w:author="Usuario invitado" w:date="2023-04-27T03:01:00Z" w:id="22"/>
          <w:rFonts w:eastAsiaTheme="majorEastAsia"/>
          <w:color w:val="4D5156"/>
        </w:rPr>
      </w:pPr>
    </w:p>
    <w:p w:rsidR="266DC1FB" w:rsidP="266DC1FB" w:rsidRDefault="266DC1FB" w14:paraId="3853687E" w14:textId="13EE83F2">
      <w:pPr>
        <w:rPr>
          <w:ins w:author="Usuario invitado" w:date="2023-04-27T03:01:00Z" w:id="23"/>
          <w:color w:val="4D5156"/>
        </w:rPr>
      </w:pPr>
    </w:p>
    <w:p w:rsidR="266DC1FB" w:rsidP="266DC1FB" w:rsidRDefault="266DC1FB" w14:paraId="2FA69E5F" w14:textId="4D418986">
      <w:pPr>
        <w:rPr>
          <w:ins w:author="Usuario invitado" w:date="2023-04-27T03:01:00Z" w:id="24"/>
          <w:color w:val="4D5156"/>
        </w:rPr>
      </w:pPr>
    </w:p>
    <w:p w:rsidR="266DC1FB" w:rsidP="12D99312" w:rsidRDefault="266DC1FB" w14:paraId="13388CC6" w14:textId="269F0CDA">
      <w:pPr>
        <w:rPr>
          <w:ins w:author="Usuario invitado" w:date="2023-04-27T03:01:00Z" w:id="25"/>
          <w:color w:val="4D5156"/>
        </w:rPr>
      </w:pPr>
    </w:p>
    <w:p w:rsidR="266DC1FB" w:rsidP="6241C655" w:rsidRDefault="266DC1FB" w14:paraId="622A7A38" w14:textId="775C413A">
      <w:pPr>
        <w:rPr>
          <w:color w:val="4D5156"/>
        </w:rPr>
      </w:pPr>
    </w:p>
    <w:p w:rsidR="001A6D95" w:rsidP="00E54482" w:rsidRDefault="1E96E244" w14:paraId="30D8A9AE" w14:textId="2B5CA666">
      <w:pPr>
        <w:pStyle w:val="Heading1"/>
      </w:pPr>
      <w:bookmarkStart w:name="_Toc133059953" w:id="26"/>
      <w:bookmarkStart w:name="_Toc1679986533" w:id="27"/>
      <w:r>
        <w:t>Diagrama Conceptual del Sistema</w:t>
      </w:r>
      <w:bookmarkEnd w:id="26"/>
      <w:r w:rsidR="12D99312">
        <w:tab/>
      </w:r>
      <w:bookmarkEnd w:id="27"/>
    </w:p>
    <w:p w:rsidR="00566EA7" w:rsidP="00566EA7" w:rsidRDefault="00566EA7" w14:paraId="4CDBD1BF" w14:textId="77777777"/>
    <w:p w:rsidRPr="00566EA7" w:rsidR="00566EA7" w:rsidP="68915830" w:rsidRDefault="00566EA7" w14:paraId="77498C59" w14:textId="742F882F">
      <w:r>
        <w:rPr>
          <w:noProof/>
        </w:rPr>
        <w:drawing>
          <wp:inline distT="0" distB="0" distL="0" distR="0" wp14:anchorId="6BA8FF36" wp14:editId="7D82DAA3">
            <wp:extent cx="5208696" cy="2895602"/>
            <wp:effectExtent l="0" t="0" r="0" b="0"/>
            <wp:docPr id="1999019564" name="Picture 1999019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208696" cy="2895602"/>
                    </a:xfrm>
                    <a:prstGeom prst="rect">
                      <a:avLst/>
                    </a:prstGeom>
                  </pic:spPr>
                </pic:pic>
              </a:graphicData>
            </a:graphic>
          </wp:inline>
        </w:drawing>
      </w:r>
    </w:p>
    <w:p w:rsidRPr="00437CA1" w:rsidR="00437CA1" w:rsidP="00437CA1" w:rsidRDefault="00437CA1" w14:paraId="15D5E09F" w14:textId="77777777"/>
    <w:p w:rsidR="001A6D95" w:rsidP="00E54482" w:rsidRDefault="1E96E244" w14:paraId="02F2580C" w14:textId="69CC0062">
      <w:pPr>
        <w:pStyle w:val="Heading1"/>
      </w:pPr>
      <w:bookmarkStart w:name="_Toc133059954" w:id="28"/>
      <w:bookmarkStart w:name="_Toc832103411" w:id="29"/>
      <w:bookmarkStart w:name="_Toc634393504" w:id="30"/>
      <w:r>
        <w:t>Análisis de los Procesos, Interfaces y Parámetros</w:t>
      </w:r>
      <w:bookmarkEnd w:id="28"/>
      <w:r w:rsidR="12D99312">
        <w:tab/>
      </w:r>
      <w:bookmarkEnd w:id="29"/>
      <w:bookmarkEnd w:id="30"/>
    </w:p>
    <w:p w:rsidR="001A6D95" w:rsidP="00E54482" w:rsidRDefault="1E96E244" w14:paraId="2628840D" w14:textId="3C272C7C">
      <w:pPr>
        <w:pStyle w:val="Heading2"/>
      </w:pPr>
      <w:bookmarkStart w:name="_Toc133059955" w:id="31"/>
      <w:bookmarkStart w:name="_Toc1010217342" w:id="32"/>
      <w:r>
        <w:t>3.1</w:t>
      </w:r>
      <w:r w:rsidR="12D99312">
        <w:tab/>
      </w:r>
      <w:r>
        <w:t>Procesos</w:t>
      </w:r>
      <w:bookmarkEnd w:id="31"/>
      <w:bookmarkEnd w:id="32"/>
    </w:p>
    <w:p w:rsidR="001A6D95" w:rsidP="00E54482" w:rsidRDefault="1E96E244" w14:paraId="79932513" w14:textId="70E2F76E">
      <w:pPr>
        <w:pStyle w:val="Heading2"/>
      </w:pPr>
      <w:bookmarkStart w:name="_Toc133059956" w:id="33"/>
      <w:bookmarkStart w:name="_Toc1242402616" w:id="34"/>
      <w:r>
        <w:t>3.2</w:t>
      </w:r>
      <w:r w:rsidR="12D99312">
        <w:tab/>
      </w:r>
      <w:r>
        <w:t>Interfaces</w:t>
      </w:r>
      <w:bookmarkEnd w:id="33"/>
      <w:bookmarkEnd w:id="34"/>
    </w:p>
    <w:p w:rsidR="56BB98AF" w:rsidP="56BB98AF" w:rsidRDefault="56BB98AF" w14:paraId="51C5FFBF" w14:textId="7075AE3B"/>
    <w:p w:rsidR="001A6D95" w:rsidP="00E54482" w:rsidRDefault="1E96E244" w14:paraId="2E321FE2" w14:textId="316A0F0A">
      <w:pPr>
        <w:pStyle w:val="Heading2"/>
      </w:pPr>
      <w:bookmarkStart w:name="_Toc133059957" w:id="35"/>
      <w:bookmarkStart w:name="_Toc1192231416" w:id="36"/>
      <w:r>
        <w:t>3.3</w:t>
      </w:r>
      <w:r w:rsidR="12D99312">
        <w:tab/>
      </w:r>
      <w:r>
        <w:t>Parámetros</w:t>
      </w:r>
      <w:bookmarkEnd w:id="35"/>
      <w:r w:rsidR="12D99312">
        <w:tab/>
      </w:r>
      <w:bookmarkEnd w:id="36"/>
    </w:p>
    <w:p w:rsidR="266DC1FB" w:rsidP="56BB98AF" w:rsidRDefault="266DC1FB" w14:paraId="7AC3D50A" w14:textId="0B7D33CC"/>
    <w:p w:rsidRPr="00FF0451" w:rsidR="00FF0451" w:rsidP="00FF0451" w:rsidRDefault="00FF0451" w14:paraId="15E0E9F5" w14:textId="77777777">
      <w:pPr>
        <w:rPr>
          <w:b/>
          <w:bCs/>
          <w:lang w:val="es-ES" w:eastAsia="es-ES"/>
        </w:rPr>
      </w:pPr>
      <w:r w:rsidRPr="00FF0451">
        <w:rPr>
          <w:b/>
          <w:bCs/>
          <w:lang w:val="es-ES" w:eastAsia="es-ES"/>
        </w:rPr>
        <w:t>Roles</w:t>
      </w:r>
    </w:p>
    <w:p w:rsidRPr="00FF0451" w:rsidR="00FF0451" w:rsidP="00FF0451" w:rsidRDefault="00FF0451" w14:paraId="707C274E" w14:textId="77777777">
      <w:pPr>
        <w:pStyle w:val="ListParagraph"/>
        <w:numPr>
          <w:ilvl w:val="0"/>
          <w:numId w:val="33"/>
        </w:numPr>
        <w:rPr>
          <w:lang w:val="es-ES" w:eastAsia="es-ES"/>
        </w:rPr>
      </w:pPr>
      <w:r w:rsidRPr="00FF0451">
        <w:rPr>
          <w:lang w:val="es-ES" w:eastAsia="es-ES"/>
        </w:rPr>
        <w:t>Admin de sistema (realiza y consulta acciones) accesa a todas las pantallas</w:t>
      </w:r>
    </w:p>
    <w:p w:rsidRPr="00FF0451" w:rsidR="00FF0451" w:rsidP="00FF0451" w:rsidRDefault="00FF0451" w14:paraId="65FCCA3A" w14:textId="77777777">
      <w:pPr>
        <w:pStyle w:val="ListParagraph"/>
        <w:numPr>
          <w:ilvl w:val="0"/>
          <w:numId w:val="33"/>
        </w:numPr>
        <w:rPr>
          <w:lang w:val="es-ES" w:eastAsia="es-ES"/>
        </w:rPr>
      </w:pPr>
      <w:r w:rsidRPr="00FF0451">
        <w:rPr>
          <w:lang w:val="es-ES" w:eastAsia="es-ES"/>
        </w:rPr>
        <w:t>Usuario normal Todas las pantallas menos de admin de sistema (realiza las acciones)</w:t>
      </w:r>
    </w:p>
    <w:p w:rsidRPr="00FF0451" w:rsidR="00FF0451" w:rsidP="00FF0451" w:rsidRDefault="00FF0451" w14:paraId="2DE70CAE" w14:textId="77777777">
      <w:pPr>
        <w:pStyle w:val="ListParagraph"/>
        <w:numPr>
          <w:ilvl w:val="0"/>
          <w:numId w:val="33"/>
        </w:numPr>
        <w:rPr>
          <w:lang w:val="es-ES" w:eastAsia="es-ES"/>
        </w:rPr>
      </w:pPr>
      <w:r w:rsidRPr="00FF0451">
        <w:rPr>
          <w:lang w:val="es-ES" w:eastAsia="es-ES"/>
        </w:rPr>
        <w:t>Usuario de consulta tiene acceso a las pantallas menos las de admin pero no edita (no realiza acciones)</w:t>
      </w:r>
    </w:p>
    <w:p w:rsidR="00FF0451" w:rsidP="56BB98AF" w:rsidRDefault="00FF0451" w14:paraId="564E535D" w14:textId="77777777"/>
    <w:p w:rsidR="001A6D95" w:rsidP="00E54482" w:rsidRDefault="1E96E244" w14:paraId="53FDF5D8" w14:textId="02246473">
      <w:pPr>
        <w:pStyle w:val="Heading3"/>
      </w:pPr>
      <w:bookmarkStart w:name="_Toc133059958" w:id="37"/>
      <w:bookmarkStart w:name="_Toc753662484" w:id="38"/>
      <w:r>
        <w:t>3.3.1</w:t>
      </w:r>
      <w:r w:rsidR="12D99312">
        <w:tab/>
      </w:r>
      <w:r w:rsidRPr="1E96E244">
        <w:rPr>
          <w:sz w:val="28"/>
          <w:szCs w:val="28"/>
          <w:rPrChange w:author="Usuario invitado" w:date="2023-04-26T21:15:00Z" w:id="39">
            <w:rPr/>
          </w:rPrChange>
        </w:rPr>
        <w:t>Campos Codificados</w:t>
      </w:r>
      <w:bookmarkEnd w:id="37"/>
      <w:r w:rsidR="12D99312">
        <w:tab/>
      </w:r>
      <w:bookmarkEnd w:id="38"/>
    </w:p>
    <w:p w:rsidR="00566EA7" w:rsidP="00566EA7" w:rsidRDefault="00566EA7" w14:paraId="736FAB4F" w14:textId="6A405279"/>
    <w:p w:rsidR="002815C3" w:rsidP="00566EA7" w:rsidRDefault="002815C3" w14:paraId="30687D0F" w14:textId="425D84E8"/>
    <w:tbl>
      <w:tblPr>
        <w:tblW w:w="9892" w:type="dxa"/>
        <w:tblBorders>
          <w:top w:val="single" w:color="000000" w:sz="6" w:space="0"/>
          <w:left w:val="single" w:color="000000" w:sz="6" w:space="0"/>
          <w:bottom w:val="single" w:color="000000" w:sz="6" w:space="0"/>
          <w:right w:val="single" w:color="000000" w:sz="6" w:space="0"/>
        </w:tblBorders>
        <w:shd w:val="clear" w:color="auto" w:fill="FAFAFA"/>
        <w:tblCellMar>
          <w:top w:w="120" w:type="dxa"/>
          <w:left w:w="120" w:type="dxa"/>
          <w:bottom w:w="120" w:type="dxa"/>
          <w:right w:w="120" w:type="dxa"/>
        </w:tblCellMar>
        <w:tblLook w:val="04A0" w:firstRow="1" w:lastRow="0" w:firstColumn="1" w:lastColumn="0" w:noHBand="0" w:noVBand="1"/>
      </w:tblPr>
      <w:tblGrid>
        <w:gridCol w:w="1072"/>
        <w:gridCol w:w="1802"/>
        <w:gridCol w:w="7018"/>
      </w:tblGrid>
      <w:tr w:rsidRPr="005D527B" w:rsidR="005D527B" w:rsidTr="00FF0451" w14:paraId="0A541C91" w14:textId="77777777">
        <w:trPr>
          <w:trHeight w:val="300"/>
        </w:trPr>
        <w:tc>
          <w:tcPr>
            <w:tcW w:w="9892"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AFAFA"/>
            <w:vAlign w:val="bottom"/>
            <w:hideMark/>
          </w:tcPr>
          <w:p w:rsidRPr="005D527B" w:rsidR="005D527B" w:rsidP="005D527B" w:rsidRDefault="005D527B" w14:paraId="3CCC7292" w14:textId="6436DBE5">
            <w:pPr>
              <w:rPr>
                <w:lang w:val="es-ES" w:eastAsia="es-ES"/>
              </w:rPr>
            </w:pPr>
            <w:r>
              <w:rPr>
                <w:bdr w:val="none" w:color="auto" w:sz="0" w:space="0" w:frame="1"/>
                <w:lang w:val="es-ES" w:eastAsia="es-ES"/>
              </w:rPr>
              <w:t>I</w:t>
            </w:r>
            <w:r w:rsidRPr="005D527B">
              <w:rPr>
                <w:bdr w:val="none" w:color="auto" w:sz="0" w:space="0" w:frame="1"/>
                <w:lang w:val="es-ES" w:eastAsia="es-ES"/>
              </w:rPr>
              <w:t>dentidad de Género</w:t>
            </w:r>
          </w:p>
        </w:tc>
      </w:tr>
      <w:tr w:rsidRPr="005D527B" w:rsidR="005D527B" w:rsidTr="266DC1FB" w14:paraId="40757A1C" w14:textId="77777777">
        <w:trPr>
          <w:trHeight w:val="300"/>
        </w:trPr>
        <w:tc>
          <w:tcPr>
            <w:tcW w:w="10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AFAFA"/>
            <w:vAlign w:val="bottom"/>
            <w:hideMark/>
          </w:tcPr>
          <w:p w:rsidRPr="005D527B" w:rsidR="005D527B" w:rsidP="005D527B" w:rsidRDefault="005D527B" w14:paraId="57D88BC4" w14:textId="77777777">
            <w:pPr>
              <w:rPr>
                <w:lang w:val="es-ES" w:eastAsia="es-ES"/>
              </w:rPr>
            </w:pPr>
            <w:r w:rsidRPr="005D527B">
              <w:rPr>
                <w:bdr w:val="none" w:color="auto" w:sz="0" w:space="0" w:frame="1"/>
                <w:lang w:val="es-ES" w:eastAsia="es-ES"/>
              </w:rPr>
              <w:t>Código</w:t>
            </w:r>
          </w:p>
        </w:tc>
        <w:tc>
          <w:tcPr>
            <w:tcW w:w="180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AFAFA"/>
            <w:vAlign w:val="bottom"/>
            <w:hideMark/>
          </w:tcPr>
          <w:p w:rsidRPr="005D527B" w:rsidR="005D527B" w:rsidP="005D527B" w:rsidRDefault="005D527B" w14:paraId="2976B4AC" w14:textId="77777777">
            <w:pPr>
              <w:rPr>
                <w:lang w:val="es-ES" w:eastAsia="es-ES"/>
              </w:rPr>
            </w:pPr>
            <w:r w:rsidRPr="005D527B">
              <w:rPr>
                <w:bdr w:val="none" w:color="auto" w:sz="0" w:space="0" w:frame="1"/>
                <w:lang w:val="es-ES" w:eastAsia="es-ES"/>
              </w:rPr>
              <w:t>Título</w:t>
            </w:r>
          </w:p>
        </w:tc>
        <w:tc>
          <w:tcPr>
            <w:tcW w:w="701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AFAFA"/>
            <w:vAlign w:val="bottom"/>
            <w:hideMark/>
          </w:tcPr>
          <w:p w:rsidRPr="005D527B" w:rsidR="005D527B" w:rsidP="005D527B" w:rsidRDefault="005D527B" w14:paraId="49FDF57D" w14:textId="77777777">
            <w:pPr>
              <w:rPr>
                <w:lang w:val="es-ES" w:eastAsia="es-ES"/>
              </w:rPr>
            </w:pPr>
            <w:r w:rsidRPr="005D527B">
              <w:rPr>
                <w:bdr w:val="none" w:color="auto" w:sz="0" w:space="0" w:frame="1"/>
                <w:lang w:val="es-ES" w:eastAsia="es-ES"/>
              </w:rPr>
              <w:t>Descripción</w:t>
            </w:r>
          </w:p>
        </w:tc>
      </w:tr>
      <w:tr w:rsidRPr="005D527B" w:rsidR="005D527B" w:rsidTr="266DC1FB" w14:paraId="50CE40A0" w14:textId="77777777">
        <w:trPr>
          <w:trHeight w:val="300"/>
        </w:trPr>
        <w:tc>
          <w:tcPr>
            <w:tcW w:w="10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AFAFA"/>
            <w:vAlign w:val="bottom"/>
            <w:hideMark/>
          </w:tcPr>
          <w:p w:rsidRPr="005D527B" w:rsidR="005D527B" w:rsidP="00FF0451" w:rsidRDefault="005D527B" w14:paraId="05EE52B2" w14:textId="77777777">
            <w:pPr>
              <w:rPr>
                <w:lang w:val="es-ES" w:eastAsia="es-ES"/>
              </w:rPr>
            </w:pPr>
            <w:r w:rsidRPr="005D527B">
              <w:rPr>
                <w:lang w:val="es-ES" w:eastAsia="es-ES"/>
              </w:rPr>
              <w:t>1</w:t>
            </w:r>
          </w:p>
        </w:tc>
        <w:tc>
          <w:tcPr>
            <w:tcW w:w="180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AFAFA"/>
            <w:vAlign w:val="bottom"/>
            <w:hideMark/>
          </w:tcPr>
          <w:p w:rsidRPr="005D527B" w:rsidR="005D527B" w:rsidP="00FF0451" w:rsidRDefault="005D527B" w14:paraId="22E72113" w14:textId="77777777">
            <w:pPr>
              <w:rPr>
                <w:lang w:val="es-ES" w:eastAsia="es-ES"/>
              </w:rPr>
            </w:pPr>
            <w:r w:rsidRPr="005D527B">
              <w:rPr>
                <w:lang w:val="es-ES" w:eastAsia="es-ES"/>
              </w:rPr>
              <w:t>Cis Hombre</w:t>
            </w:r>
          </w:p>
        </w:tc>
        <w:tc>
          <w:tcPr>
            <w:tcW w:w="701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AFAFA"/>
            <w:vAlign w:val="bottom"/>
            <w:hideMark/>
          </w:tcPr>
          <w:p w:rsidRPr="005D527B" w:rsidR="005D527B" w:rsidP="00FF0451" w:rsidRDefault="005D527B" w14:paraId="17ECA867" w14:textId="77777777">
            <w:pPr>
              <w:rPr>
                <w:lang w:val="es-ES" w:eastAsia="es-ES"/>
              </w:rPr>
            </w:pPr>
            <w:r w:rsidRPr="005D527B">
              <w:rPr>
                <w:lang w:val="es-ES" w:eastAsia="es-ES"/>
              </w:rPr>
              <w:t>Hombre identificado con el género que se le asignó al nacer.</w:t>
            </w:r>
          </w:p>
        </w:tc>
      </w:tr>
      <w:tr w:rsidRPr="005D527B" w:rsidR="005D527B" w:rsidTr="266DC1FB" w14:paraId="6FE7B7DD" w14:textId="77777777">
        <w:trPr>
          <w:trHeight w:val="300"/>
        </w:trPr>
        <w:tc>
          <w:tcPr>
            <w:tcW w:w="10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AFAFA"/>
            <w:vAlign w:val="bottom"/>
            <w:hideMark/>
          </w:tcPr>
          <w:p w:rsidRPr="005D527B" w:rsidR="005D527B" w:rsidRDefault="005D527B" w14:paraId="7A3745C4" w14:textId="77777777">
            <w:pPr>
              <w:rPr>
                <w:lang w:val="es-ES" w:eastAsia="es-ES"/>
              </w:rPr>
              <w:pPrChange w:author="Carlos Morales Castro" w:date="2023-04-22T10:55:00Z" w:id="40">
                <w:pPr>
                  <w:suppressAutoHyphens w:val="0"/>
                  <w:jc w:val="left"/>
                </w:pPr>
              </w:pPrChange>
            </w:pPr>
            <w:r w:rsidRPr="005D527B">
              <w:rPr>
                <w:lang w:val="es-ES" w:eastAsia="es-ES"/>
              </w:rPr>
              <w:t>2</w:t>
            </w:r>
          </w:p>
        </w:tc>
        <w:tc>
          <w:tcPr>
            <w:tcW w:w="180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AFAFA"/>
            <w:vAlign w:val="bottom"/>
            <w:hideMark/>
          </w:tcPr>
          <w:p w:rsidRPr="005D527B" w:rsidR="005D527B" w:rsidRDefault="005D527B" w14:paraId="357C6684" w14:textId="77777777">
            <w:pPr>
              <w:rPr>
                <w:lang w:val="es-ES" w:eastAsia="es-ES"/>
              </w:rPr>
              <w:pPrChange w:author="Carlos Morales Castro" w:date="2023-04-22T10:55:00Z" w:id="41">
                <w:pPr>
                  <w:suppressAutoHyphens w:val="0"/>
                  <w:jc w:val="left"/>
                </w:pPr>
              </w:pPrChange>
            </w:pPr>
            <w:r w:rsidRPr="005D527B">
              <w:rPr>
                <w:lang w:val="es-ES" w:eastAsia="es-ES"/>
              </w:rPr>
              <w:t>Cis Mujer</w:t>
            </w:r>
          </w:p>
        </w:tc>
        <w:tc>
          <w:tcPr>
            <w:tcW w:w="701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AFAFA"/>
            <w:vAlign w:val="bottom"/>
            <w:hideMark/>
          </w:tcPr>
          <w:p w:rsidRPr="005D527B" w:rsidR="005D527B" w:rsidRDefault="005D527B" w14:paraId="0075A89A" w14:textId="021EFA49">
            <w:pPr>
              <w:rPr>
                <w:lang w:val="es-ES" w:eastAsia="es-ES"/>
              </w:rPr>
              <w:pPrChange w:author="Carlos Morales Castro" w:date="2023-04-22T10:55:00Z" w:id="42">
                <w:pPr>
                  <w:suppressAutoHyphens w:val="0"/>
                  <w:jc w:val="left"/>
                </w:pPr>
              </w:pPrChange>
            </w:pPr>
            <w:ins w:author="Usuario invitado" w:date="2023-04-27T03:09:00Z" w:id="43">
              <w:r w:rsidRPr="005D527B">
                <w:rPr>
                  <w:lang w:val="es-ES" w:eastAsia="es-ES"/>
                </w:rPr>
                <w:t xml:space="preserve">Mujer </w:t>
              </w:r>
              <w:r w:rsidRPr="266DC1FB" w:rsidR="266DC1FB">
                <w:rPr>
                  <w:lang w:val="es-ES" w:eastAsia="es-ES"/>
                </w:rPr>
                <w:t>identificada</w:t>
              </w:r>
            </w:ins>
            <w:r w:rsidRPr="005D527B">
              <w:rPr>
                <w:lang w:val="es-ES" w:eastAsia="es-ES"/>
              </w:rPr>
              <w:t xml:space="preserve"> con el género que se le asignó al nacer.</w:t>
            </w:r>
          </w:p>
        </w:tc>
      </w:tr>
      <w:tr w:rsidRPr="005D527B" w:rsidR="005D527B" w:rsidTr="266DC1FB" w14:paraId="6BA78741" w14:textId="77777777">
        <w:trPr>
          <w:trHeight w:val="300"/>
        </w:trPr>
        <w:tc>
          <w:tcPr>
            <w:tcW w:w="10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AFAFA"/>
            <w:vAlign w:val="bottom"/>
            <w:hideMark/>
          </w:tcPr>
          <w:p w:rsidRPr="005D527B" w:rsidR="005D527B" w:rsidRDefault="005D527B" w14:paraId="5A11BCC2" w14:textId="77777777">
            <w:pPr>
              <w:rPr>
                <w:lang w:val="es-ES" w:eastAsia="es-ES"/>
              </w:rPr>
              <w:pPrChange w:author="Carlos Morales Castro" w:date="2023-04-22T10:55:00Z" w:id="44">
                <w:pPr>
                  <w:suppressAutoHyphens w:val="0"/>
                  <w:jc w:val="left"/>
                </w:pPr>
              </w:pPrChange>
            </w:pPr>
            <w:r w:rsidRPr="005D527B">
              <w:rPr>
                <w:lang w:val="es-ES" w:eastAsia="es-ES"/>
              </w:rPr>
              <w:t>3</w:t>
            </w:r>
          </w:p>
        </w:tc>
        <w:tc>
          <w:tcPr>
            <w:tcW w:w="180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AFAFA"/>
            <w:vAlign w:val="bottom"/>
            <w:hideMark/>
          </w:tcPr>
          <w:p w:rsidRPr="005D527B" w:rsidR="005D527B" w:rsidRDefault="005D527B" w14:paraId="75833A8F" w14:textId="77777777">
            <w:pPr>
              <w:rPr>
                <w:lang w:val="es-ES" w:eastAsia="es-ES"/>
              </w:rPr>
              <w:pPrChange w:author="Carlos Morales Castro" w:date="2023-04-22T10:55:00Z" w:id="45">
                <w:pPr>
                  <w:suppressAutoHyphens w:val="0"/>
                  <w:jc w:val="left"/>
                </w:pPr>
              </w:pPrChange>
            </w:pPr>
            <w:r w:rsidRPr="005D527B">
              <w:rPr>
                <w:lang w:val="es-ES" w:eastAsia="es-ES"/>
              </w:rPr>
              <w:t>No Binario</w:t>
            </w:r>
          </w:p>
        </w:tc>
        <w:tc>
          <w:tcPr>
            <w:tcW w:w="701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AFAFA"/>
            <w:vAlign w:val="bottom"/>
            <w:hideMark/>
          </w:tcPr>
          <w:p w:rsidRPr="005D527B" w:rsidR="005D527B" w:rsidRDefault="005D527B" w14:paraId="466A8938" w14:textId="77777777">
            <w:pPr>
              <w:rPr>
                <w:lang w:val="es-ES" w:eastAsia="es-ES"/>
              </w:rPr>
              <w:pPrChange w:author="Carlos Morales Castro" w:date="2023-04-22T10:55:00Z" w:id="46">
                <w:pPr>
                  <w:suppressAutoHyphens w:val="0"/>
                  <w:jc w:val="left"/>
                </w:pPr>
              </w:pPrChange>
            </w:pPr>
            <w:r w:rsidRPr="005D527B">
              <w:rPr>
                <w:lang w:val="es-ES" w:eastAsia="es-ES"/>
              </w:rPr>
              <w:t>Persona no identificada con género masculino o femenino.</w:t>
            </w:r>
          </w:p>
        </w:tc>
      </w:tr>
      <w:tr w:rsidRPr="005D527B" w:rsidR="005D527B" w:rsidTr="266DC1FB" w14:paraId="5B212DF7" w14:textId="77777777">
        <w:trPr>
          <w:trHeight w:val="300"/>
        </w:trPr>
        <w:tc>
          <w:tcPr>
            <w:tcW w:w="10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AFAFA"/>
            <w:vAlign w:val="bottom"/>
            <w:hideMark/>
          </w:tcPr>
          <w:p w:rsidRPr="005D527B" w:rsidR="005D527B" w:rsidRDefault="005D527B" w14:paraId="3F710344" w14:textId="77777777">
            <w:pPr>
              <w:rPr>
                <w:lang w:val="es-ES" w:eastAsia="es-ES"/>
              </w:rPr>
              <w:pPrChange w:author="Carlos Morales Castro" w:date="2023-04-22T10:55:00Z" w:id="47">
                <w:pPr>
                  <w:suppressAutoHyphens w:val="0"/>
                  <w:jc w:val="left"/>
                </w:pPr>
              </w:pPrChange>
            </w:pPr>
            <w:r w:rsidRPr="005D527B">
              <w:rPr>
                <w:lang w:val="es-ES" w:eastAsia="es-ES"/>
              </w:rPr>
              <w:t>4</w:t>
            </w:r>
          </w:p>
        </w:tc>
        <w:tc>
          <w:tcPr>
            <w:tcW w:w="180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AFAFA"/>
            <w:vAlign w:val="bottom"/>
            <w:hideMark/>
          </w:tcPr>
          <w:p w:rsidRPr="005D527B" w:rsidR="005D527B" w:rsidRDefault="005D527B" w14:paraId="6D971CE5" w14:textId="77777777">
            <w:pPr>
              <w:rPr>
                <w:lang w:val="es-ES" w:eastAsia="es-ES"/>
              </w:rPr>
              <w:pPrChange w:author="Carlos Morales Castro" w:date="2023-04-22T10:55:00Z" w:id="48">
                <w:pPr>
                  <w:suppressAutoHyphens w:val="0"/>
                  <w:jc w:val="left"/>
                </w:pPr>
              </w:pPrChange>
            </w:pPr>
            <w:r w:rsidRPr="005D527B">
              <w:rPr>
                <w:lang w:val="es-ES" w:eastAsia="es-ES"/>
              </w:rPr>
              <w:t>Otro</w:t>
            </w:r>
          </w:p>
        </w:tc>
        <w:tc>
          <w:tcPr>
            <w:tcW w:w="701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AFAFA"/>
            <w:vAlign w:val="bottom"/>
            <w:hideMark/>
          </w:tcPr>
          <w:p w:rsidRPr="005D527B" w:rsidR="005D527B" w:rsidRDefault="005D527B" w14:paraId="593C7992" w14:textId="77777777">
            <w:pPr>
              <w:rPr>
                <w:lang w:val="es-ES" w:eastAsia="es-ES"/>
              </w:rPr>
              <w:pPrChange w:author="Carlos Morales Castro" w:date="2023-04-22T10:55:00Z" w:id="49">
                <w:pPr>
                  <w:suppressAutoHyphens w:val="0"/>
                  <w:jc w:val="left"/>
                </w:pPr>
              </w:pPrChange>
            </w:pPr>
            <w:r w:rsidRPr="005D527B">
              <w:rPr>
                <w:lang w:val="es-ES" w:eastAsia="es-ES"/>
              </w:rPr>
              <w:t>Otra identidad de género.</w:t>
            </w:r>
          </w:p>
        </w:tc>
      </w:tr>
      <w:tr w:rsidRPr="005D527B" w:rsidR="005D527B" w:rsidTr="266DC1FB" w14:paraId="4C77ED8A" w14:textId="77777777">
        <w:trPr>
          <w:trHeight w:val="300"/>
        </w:trPr>
        <w:tc>
          <w:tcPr>
            <w:tcW w:w="10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AFAFA"/>
            <w:vAlign w:val="bottom"/>
            <w:hideMark/>
          </w:tcPr>
          <w:p w:rsidRPr="005D527B" w:rsidR="005D527B" w:rsidRDefault="005D527B" w14:paraId="1E3A79C1" w14:textId="77777777">
            <w:pPr>
              <w:rPr>
                <w:lang w:val="es-ES" w:eastAsia="es-ES"/>
              </w:rPr>
              <w:pPrChange w:author="Carlos Morales Castro" w:date="2023-04-22T10:55:00Z" w:id="50">
                <w:pPr>
                  <w:suppressAutoHyphens w:val="0"/>
                  <w:jc w:val="left"/>
                </w:pPr>
              </w:pPrChange>
            </w:pPr>
            <w:r w:rsidRPr="005D527B">
              <w:rPr>
                <w:lang w:val="es-ES" w:eastAsia="es-ES"/>
              </w:rPr>
              <w:t>5</w:t>
            </w:r>
          </w:p>
        </w:tc>
        <w:tc>
          <w:tcPr>
            <w:tcW w:w="180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AFAFA"/>
            <w:vAlign w:val="bottom"/>
            <w:hideMark/>
          </w:tcPr>
          <w:p w:rsidRPr="005D527B" w:rsidR="005D527B" w:rsidRDefault="005D527B" w14:paraId="445D9C3C" w14:textId="77777777">
            <w:pPr>
              <w:rPr>
                <w:lang w:val="es-ES" w:eastAsia="es-ES"/>
              </w:rPr>
              <w:pPrChange w:author="Carlos Morales Castro" w:date="2023-04-22T10:55:00Z" w:id="51">
                <w:pPr>
                  <w:suppressAutoHyphens w:val="0"/>
                  <w:jc w:val="left"/>
                </w:pPr>
              </w:pPrChange>
            </w:pPr>
            <w:r w:rsidRPr="005D527B">
              <w:rPr>
                <w:lang w:val="es-ES" w:eastAsia="es-ES"/>
              </w:rPr>
              <w:t>Se Desconoce</w:t>
            </w:r>
          </w:p>
        </w:tc>
        <w:tc>
          <w:tcPr>
            <w:tcW w:w="701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AFAFA"/>
            <w:vAlign w:val="bottom"/>
            <w:hideMark/>
          </w:tcPr>
          <w:p w:rsidRPr="005D527B" w:rsidR="005D527B" w:rsidRDefault="005D527B" w14:paraId="563F76F9" w14:textId="77777777">
            <w:pPr>
              <w:rPr>
                <w:lang w:val="es-ES" w:eastAsia="es-ES"/>
              </w:rPr>
              <w:pPrChange w:author="Carlos Morales Castro" w:date="2023-04-22T10:55:00Z" w:id="52">
                <w:pPr>
                  <w:suppressAutoHyphens w:val="0"/>
                  <w:jc w:val="left"/>
                </w:pPr>
              </w:pPrChange>
            </w:pPr>
            <w:r w:rsidRPr="005D527B">
              <w:rPr>
                <w:lang w:val="es-ES" w:eastAsia="es-ES"/>
              </w:rPr>
              <w:t>Se desconoce el género.</w:t>
            </w:r>
          </w:p>
        </w:tc>
      </w:tr>
      <w:tr w:rsidRPr="005D527B" w:rsidR="005D527B" w:rsidTr="266DC1FB" w14:paraId="34E489B3" w14:textId="77777777">
        <w:trPr>
          <w:trHeight w:val="300"/>
        </w:trPr>
        <w:tc>
          <w:tcPr>
            <w:tcW w:w="10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AFAFA"/>
            <w:vAlign w:val="bottom"/>
            <w:hideMark/>
          </w:tcPr>
          <w:p w:rsidRPr="005D527B" w:rsidR="005D527B" w:rsidRDefault="005D527B" w14:paraId="0B035756" w14:textId="77777777">
            <w:pPr>
              <w:rPr>
                <w:lang w:val="es-ES" w:eastAsia="es-ES"/>
              </w:rPr>
              <w:pPrChange w:author="Carlos Morales Castro" w:date="2023-04-22T10:55:00Z" w:id="53">
                <w:pPr>
                  <w:suppressAutoHyphens w:val="0"/>
                  <w:jc w:val="left"/>
                </w:pPr>
              </w:pPrChange>
            </w:pPr>
            <w:r w:rsidRPr="005D527B">
              <w:rPr>
                <w:lang w:val="es-ES" w:eastAsia="es-ES"/>
              </w:rPr>
              <w:t>6</w:t>
            </w:r>
          </w:p>
        </w:tc>
        <w:tc>
          <w:tcPr>
            <w:tcW w:w="180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AFAFA"/>
            <w:vAlign w:val="bottom"/>
            <w:hideMark/>
          </w:tcPr>
          <w:p w:rsidRPr="005D527B" w:rsidR="005D527B" w:rsidRDefault="005D527B" w14:paraId="1A3A3385" w14:textId="77777777">
            <w:pPr>
              <w:rPr>
                <w:lang w:val="es-ES" w:eastAsia="es-ES"/>
              </w:rPr>
              <w:pPrChange w:author="Carlos Morales Castro" w:date="2023-04-22T10:55:00Z" w:id="54">
                <w:pPr>
                  <w:suppressAutoHyphens w:val="0"/>
                  <w:jc w:val="left"/>
                </w:pPr>
              </w:pPrChange>
            </w:pPr>
            <w:r w:rsidRPr="005D527B">
              <w:rPr>
                <w:lang w:val="es-ES" w:eastAsia="es-ES"/>
              </w:rPr>
              <w:t>Mujer Trans</w:t>
            </w:r>
          </w:p>
        </w:tc>
        <w:tc>
          <w:tcPr>
            <w:tcW w:w="701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AFAFA"/>
            <w:vAlign w:val="bottom"/>
            <w:hideMark/>
          </w:tcPr>
          <w:p w:rsidRPr="005D527B" w:rsidR="005D527B" w:rsidRDefault="005D527B" w14:paraId="45D72E69" w14:textId="77777777">
            <w:pPr>
              <w:rPr>
                <w:lang w:val="es-ES" w:eastAsia="es-ES"/>
              </w:rPr>
              <w:pPrChange w:author="Carlos Morales Castro" w:date="2023-04-22T10:55:00Z" w:id="55">
                <w:pPr>
                  <w:suppressAutoHyphens w:val="0"/>
                  <w:jc w:val="left"/>
                </w:pPr>
              </w:pPrChange>
            </w:pPr>
            <w:r w:rsidRPr="005D527B">
              <w:rPr>
                <w:lang w:val="es-ES" w:eastAsia="es-ES"/>
              </w:rPr>
              <w:t>Mujer que no se identifica con el género que se le asignó al nacer.</w:t>
            </w:r>
          </w:p>
        </w:tc>
      </w:tr>
      <w:tr w:rsidRPr="005D527B" w:rsidR="005D527B" w:rsidTr="266DC1FB" w14:paraId="62BEA34B" w14:textId="77777777">
        <w:trPr>
          <w:trHeight w:val="300"/>
        </w:trPr>
        <w:tc>
          <w:tcPr>
            <w:tcW w:w="10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AFAFA"/>
            <w:vAlign w:val="bottom"/>
            <w:hideMark/>
          </w:tcPr>
          <w:p w:rsidRPr="005D527B" w:rsidR="005D527B" w:rsidRDefault="005D527B" w14:paraId="39F77910" w14:textId="77777777">
            <w:pPr>
              <w:rPr>
                <w:lang w:val="es-ES" w:eastAsia="es-ES"/>
              </w:rPr>
              <w:pPrChange w:author="Carlos Morales Castro" w:date="2023-04-22T10:55:00Z" w:id="56">
                <w:pPr>
                  <w:suppressAutoHyphens w:val="0"/>
                  <w:jc w:val="left"/>
                </w:pPr>
              </w:pPrChange>
            </w:pPr>
            <w:r w:rsidRPr="005D527B">
              <w:rPr>
                <w:lang w:val="es-ES" w:eastAsia="es-ES"/>
              </w:rPr>
              <w:t>7</w:t>
            </w:r>
          </w:p>
        </w:tc>
        <w:tc>
          <w:tcPr>
            <w:tcW w:w="180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AFAFA"/>
            <w:vAlign w:val="bottom"/>
            <w:hideMark/>
          </w:tcPr>
          <w:p w:rsidRPr="005D527B" w:rsidR="005D527B" w:rsidRDefault="005D527B" w14:paraId="65EC1EC5" w14:textId="77777777">
            <w:pPr>
              <w:rPr>
                <w:lang w:val="es-ES" w:eastAsia="es-ES"/>
              </w:rPr>
              <w:pPrChange w:author="Carlos Morales Castro" w:date="2023-04-22T10:55:00Z" w:id="57">
                <w:pPr>
                  <w:suppressAutoHyphens w:val="0"/>
                  <w:jc w:val="left"/>
                </w:pPr>
              </w:pPrChange>
            </w:pPr>
            <w:r w:rsidRPr="005D527B">
              <w:rPr>
                <w:lang w:val="es-ES" w:eastAsia="es-ES"/>
              </w:rPr>
              <w:t>Hombre Trans</w:t>
            </w:r>
          </w:p>
        </w:tc>
        <w:tc>
          <w:tcPr>
            <w:tcW w:w="7018"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AFAFA"/>
            <w:vAlign w:val="bottom"/>
            <w:hideMark/>
          </w:tcPr>
          <w:p w:rsidRPr="005D527B" w:rsidR="005D527B" w:rsidRDefault="005D527B" w14:paraId="2E65621B" w14:textId="77777777">
            <w:pPr>
              <w:rPr>
                <w:lang w:val="es-ES" w:eastAsia="es-ES"/>
              </w:rPr>
              <w:pPrChange w:author="Carlos Morales Castro" w:date="2023-04-22T10:55:00Z" w:id="58">
                <w:pPr>
                  <w:suppressAutoHyphens w:val="0"/>
                  <w:jc w:val="left"/>
                </w:pPr>
              </w:pPrChange>
            </w:pPr>
            <w:r w:rsidRPr="005D527B">
              <w:rPr>
                <w:lang w:val="es-ES" w:eastAsia="es-ES"/>
              </w:rPr>
              <w:t>Hombre que no se identifica con el género que se le asignó al nacer.</w:t>
            </w:r>
          </w:p>
        </w:tc>
      </w:tr>
    </w:tbl>
    <w:p w:rsidR="7BF10C0D" w:rsidP="68915830" w:rsidRDefault="7BF10C0D" w14:paraId="531693BD" w14:textId="64564996">
      <w:pPr>
        <w:rPr>
          <w:lang w:val="es-ES"/>
        </w:rPr>
      </w:pPr>
    </w:p>
    <w:tbl>
      <w:tblPr>
        <w:tblStyle w:val="TableGrid"/>
        <w:tblW w:w="0" w:type="auto"/>
        <w:tblBorders>
          <w:top w:val="single" w:color="000000" w:themeColor="text1" w:sz="6" w:space="0"/>
          <w:left w:val="single" w:color="000000" w:themeColor="text1" w:sz="6" w:space="0"/>
          <w:bottom w:val="single" w:color="000000" w:themeColor="text1" w:sz="6" w:space="0"/>
          <w:right w:val="single" w:color="000000" w:themeColor="text1" w:sz="6" w:space="0"/>
        </w:tblBorders>
        <w:tblLayout w:type="fixed"/>
        <w:tblLook w:val="06A0" w:firstRow="1" w:lastRow="0" w:firstColumn="1" w:lastColumn="0" w:noHBand="1" w:noVBand="1"/>
      </w:tblPr>
      <w:tblGrid>
        <w:gridCol w:w="1605"/>
        <w:gridCol w:w="3330"/>
        <w:gridCol w:w="4530"/>
      </w:tblGrid>
      <w:tr w:rsidR="7BF10C0D" w:rsidTr="7BF10C0D" w14:paraId="6AA929E2" w14:textId="77777777">
        <w:trPr>
          <w:trHeight w:val="300"/>
        </w:trPr>
        <w:tc>
          <w:tcPr>
            <w:tcW w:w="9465"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P="7BF10C0D" w:rsidRDefault="7BF10C0D" w14:paraId="47E3C04A" w14:textId="3BA92A92">
            <w:pPr>
              <w:jc w:val="center"/>
              <w:rPr>
                <w:rFonts w:ascii="Montserrat" w:hAnsi="Montserrat" w:eastAsia="Montserrat" w:cs="Montserrat"/>
                <w:b/>
                <w:bCs/>
                <w:color w:val="252135"/>
                <w:sz w:val="21"/>
                <w:szCs w:val="21"/>
              </w:rPr>
            </w:pPr>
            <w:r w:rsidRPr="7BF10C0D">
              <w:rPr>
                <w:rFonts w:ascii="Montserrat" w:hAnsi="Montserrat" w:eastAsia="Montserrat" w:cs="Montserrat"/>
                <w:b/>
                <w:bCs/>
                <w:color w:val="252135"/>
                <w:sz w:val="21"/>
                <w:szCs w:val="21"/>
              </w:rPr>
              <w:t>Modalidad</w:t>
            </w:r>
          </w:p>
        </w:tc>
      </w:tr>
      <w:tr w:rsidR="7BF10C0D" w:rsidTr="7BF10C0D" w14:paraId="3648AA6D" w14:textId="77777777">
        <w:trPr>
          <w:trHeight w:val="300"/>
        </w:trPr>
        <w:tc>
          <w:tcPr>
            <w:tcW w:w="160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P="7BF10C0D" w:rsidRDefault="7BF10C0D" w14:paraId="2A7EA334" w14:textId="3ED0CAF6">
            <w:pPr>
              <w:jc w:val="center"/>
            </w:pPr>
            <w:r w:rsidRPr="7BF10C0D">
              <w:rPr>
                <w:rFonts w:ascii="Montserrat" w:hAnsi="Montserrat" w:eastAsia="Montserrat" w:cs="Montserrat"/>
                <w:b/>
                <w:bCs/>
                <w:color w:val="252135"/>
                <w:sz w:val="21"/>
                <w:szCs w:val="21"/>
              </w:rPr>
              <w:t>Código</w:t>
            </w:r>
          </w:p>
        </w:tc>
        <w:tc>
          <w:tcPr>
            <w:tcW w:w="33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P="7BF10C0D" w:rsidRDefault="7BF10C0D" w14:paraId="33F42183" w14:textId="126B7266">
            <w:pPr>
              <w:jc w:val="center"/>
            </w:pPr>
            <w:r w:rsidRPr="7BF10C0D">
              <w:rPr>
                <w:rFonts w:ascii="Montserrat" w:hAnsi="Montserrat" w:eastAsia="Montserrat" w:cs="Montserrat"/>
                <w:b/>
                <w:bCs/>
                <w:color w:val="252135"/>
                <w:sz w:val="21"/>
                <w:szCs w:val="21"/>
              </w:rPr>
              <w:t>Titulo</w:t>
            </w:r>
          </w:p>
        </w:tc>
        <w:tc>
          <w:tcPr>
            <w:tcW w:w="45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P="7BF10C0D" w:rsidRDefault="7BF10C0D" w14:paraId="7AE4CDCE" w14:textId="22F41093">
            <w:pPr>
              <w:jc w:val="center"/>
            </w:pPr>
            <w:r w:rsidRPr="7BF10C0D">
              <w:rPr>
                <w:rFonts w:ascii="Montserrat" w:hAnsi="Montserrat" w:eastAsia="Montserrat" w:cs="Montserrat"/>
                <w:b/>
                <w:bCs/>
                <w:color w:val="252135"/>
                <w:sz w:val="21"/>
                <w:szCs w:val="21"/>
              </w:rPr>
              <w:t>Descripción</w:t>
            </w:r>
          </w:p>
        </w:tc>
      </w:tr>
      <w:tr w:rsidR="7BF10C0D" w:rsidTr="7BF10C0D" w14:paraId="2AE1C6EC" w14:textId="77777777">
        <w:trPr>
          <w:trHeight w:val="300"/>
        </w:trPr>
        <w:tc>
          <w:tcPr>
            <w:tcW w:w="160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1DED60A7" w14:textId="0B683053">
            <w:r w:rsidRPr="7BF10C0D">
              <w:rPr>
                <w:rFonts w:ascii="Montserrat" w:hAnsi="Montserrat" w:eastAsia="Montserrat" w:cs="Montserrat"/>
                <w:color w:val="252135"/>
                <w:sz w:val="21"/>
                <w:szCs w:val="21"/>
              </w:rPr>
              <w:t>1</w:t>
            </w:r>
          </w:p>
        </w:tc>
        <w:tc>
          <w:tcPr>
            <w:tcW w:w="33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099C3781" w14:textId="376571A1">
            <w:r w:rsidRPr="7BF10C0D">
              <w:rPr>
                <w:rFonts w:ascii="Montserrat" w:hAnsi="Montserrat" w:eastAsia="Montserrat" w:cs="Montserrat"/>
                <w:color w:val="252135"/>
                <w:sz w:val="21"/>
                <w:szCs w:val="21"/>
              </w:rPr>
              <w:t>Golpes</w:t>
            </w:r>
          </w:p>
        </w:tc>
        <w:tc>
          <w:tcPr>
            <w:tcW w:w="45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45A40C3B" w14:textId="550E875B">
            <w:r w:rsidRPr="7BF10C0D">
              <w:rPr>
                <w:rFonts w:ascii="Montserrat" w:hAnsi="Montserrat" w:eastAsia="Montserrat" w:cs="Montserrat"/>
                <w:color w:val="252135"/>
                <w:sz w:val="21"/>
                <w:szCs w:val="21"/>
              </w:rPr>
              <w:t>Asesinada por golpes.</w:t>
            </w:r>
          </w:p>
        </w:tc>
      </w:tr>
      <w:tr w:rsidR="7BF10C0D" w:rsidTr="7BF10C0D" w14:paraId="4DAD67A2" w14:textId="77777777">
        <w:trPr>
          <w:trHeight w:val="300"/>
        </w:trPr>
        <w:tc>
          <w:tcPr>
            <w:tcW w:w="160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3934CC8C" w14:textId="48F6156C">
            <w:r w:rsidRPr="7BF10C0D">
              <w:rPr>
                <w:rFonts w:ascii="Montserrat" w:hAnsi="Montserrat" w:eastAsia="Montserrat" w:cs="Montserrat"/>
                <w:color w:val="252135"/>
                <w:sz w:val="21"/>
                <w:szCs w:val="21"/>
              </w:rPr>
              <w:t>2</w:t>
            </w:r>
          </w:p>
        </w:tc>
        <w:tc>
          <w:tcPr>
            <w:tcW w:w="33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13882ED4" w14:textId="454BC9D0">
            <w:r w:rsidRPr="7BF10C0D">
              <w:rPr>
                <w:rFonts w:ascii="Montserrat" w:hAnsi="Montserrat" w:eastAsia="Montserrat" w:cs="Montserrat"/>
                <w:color w:val="252135"/>
                <w:sz w:val="21"/>
                <w:szCs w:val="21"/>
              </w:rPr>
              <w:t>Disparo de bala</w:t>
            </w:r>
          </w:p>
        </w:tc>
        <w:tc>
          <w:tcPr>
            <w:tcW w:w="45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58B923DE" w14:textId="6B9957BA">
            <w:r w:rsidRPr="7BF10C0D">
              <w:rPr>
                <w:rFonts w:ascii="Montserrat" w:hAnsi="Montserrat" w:eastAsia="Montserrat" w:cs="Montserrat"/>
                <w:color w:val="252135"/>
                <w:sz w:val="21"/>
                <w:szCs w:val="21"/>
              </w:rPr>
              <w:t>Asesinada por disparo de bala.</w:t>
            </w:r>
          </w:p>
        </w:tc>
      </w:tr>
      <w:tr w:rsidR="7BF10C0D" w:rsidTr="7BF10C0D" w14:paraId="3400CEA7" w14:textId="77777777">
        <w:trPr>
          <w:trHeight w:val="300"/>
        </w:trPr>
        <w:tc>
          <w:tcPr>
            <w:tcW w:w="160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3A136798" w14:textId="730F30C1">
            <w:r w:rsidRPr="7BF10C0D">
              <w:rPr>
                <w:rFonts w:ascii="Montserrat" w:hAnsi="Montserrat" w:eastAsia="Montserrat" w:cs="Montserrat"/>
                <w:color w:val="252135"/>
                <w:sz w:val="21"/>
                <w:szCs w:val="21"/>
              </w:rPr>
              <w:t>3</w:t>
            </w:r>
          </w:p>
        </w:tc>
        <w:tc>
          <w:tcPr>
            <w:tcW w:w="33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130FFC92" w14:textId="7EF9A2FB">
            <w:r w:rsidRPr="7BF10C0D">
              <w:rPr>
                <w:rFonts w:ascii="Montserrat" w:hAnsi="Montserrat" w:eastAsia="Montserrat" w:cs="Montserrat"/>
                <w:color w:val="252135"/>
                <w:sz w:val="21"/>
                <w:szCs w:val="21"/>
              </w:rPr>
              <w:t>Apuñalamiento</w:t>
            </w:r>
          </w:p>
        </w:tc>
        <w:tc>
          <w:tcPr>
            <w:tcW w:w="45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516E2122" w14:textId="0219CBFA">
            <w:r w:rsidRPr="7BF10C0D">
              <w:rPr>
                <w:rFonts w:ascii="Montserrat" w:hAnsi="Montserrat" w:eastAsia="Montserrat" w:cs="Montserrat"/>
                <w:color w:val="252135"/>
                <w:sz w:val="21"/>
                <w:szCs w:val="21"/>
              </w:rPr>
              <w:t>Asesinada por apuñalamiento.</w:t>
            </w:r>
          </w:p>
        </w:tc>
      </w:tr>
      <w:tr w:rsidR="7BF10C0D" w:rsidTr="7BF10C0D" w14:paraId="07A022FD" w14:textId="77777777">
        <w:trPr>
          <w:trHeight w:val="300"/>
        </w:trPr>
        <w:tc>
          <w:tcPr>
            <w:tcW w:w="160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3A17C257" w14:textId="3509968F">
            <w:r w:rsidRPr="7BF10C0D">
              <w:rPr>
                <w:rFonts w:ascii="Montserrat" w:hAnsi="Montserrat" w:eastAsia="Montserrat" w:cs="Montserrat"/>
                <w:color w:val="252135"/>
                <w:sz w:val="21"/>
                <w:szCs w:val="21"/>
              </w:rPr>
              <w:t>4</w:t>
            </w:r>
          </w:p>
        </w:tc>
        <w:tc>
          <w:tcPr>
            <w:tcW w:w="33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34A61FCA" w14:textId="1DA807D3">
            <w:r w:rsidRPr="7BF10C0D">
              <w:rPr>
                <w:rFonts w:ascii="Montserrat" w:hAnsi="Montserrat" w:eastAsia="Montserrat" w:cs="Montserrat"/>
                <w:color w:val="252135"/>
                <w:sz w:val="21"/>
                <w:szCs w:val="21"/>
              </w:rPr>
              <w:t>Quemaduras</w:t>
            </w:r>
          </w:p>
        </w:tc>
        <w:tc>
          <w:tcPr>
            <w:tcW w:w="45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44B3E6A3" w14:textId="0700E5C3">
            <w:r w:rsidRPr="7BF10C0D">
              <w:rPr>
                <w:rFonts w:ascii="Montserrat" w:hAnsi="Montserrat" w:eastAsia="Montserrat" w:cs="Montserrat"/>
                <w:color w:val="252135"/>
                <w:sz w:val="21"/>
                <w:szCs w:val="21"/>
              </w:rPr>
              <w:t>Asesinada por quemaduras.</w:t>
            </w:r>
          </w:p>
        </w:tc>
      </w:tr>
      <w:tr w:rsidR="7BF10C0D" w:rsidTr="7BF10C0D" w14:paraId="04B3186F" w14:textId="77777777">
        <w:trPr>
          <w:trHeight w:val="300"/>
        </w:trPr>
        <w:tc>
          <w:tcPr>
            <w:tcW w:w="160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5C425A09" w14:textId="6BA24C69">
            <w:r w:rsidRPr="7BF10C0D">
              <w:rPr>
                <w:rFonts w:ascii="Montserrat" w:hAnsi="Montserrat" w:eastAsia="Montserrat" w:cs="Montserrat"/>
                <w:color w:val="252135"/>
                <w:sz w:val="21"/>
                <w:szCs w:val="21"/>
              </w:rPr>
              <w:t>5</w:t>
            </w:r>
          </w:p>
        </w:tc>
        <w:tc>
          <w:tcPr>
            <w:tcW w:w="33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5F78B0B5" w14:textId="7ED4A7F7">
            <w:r w:rsidRPr="7BF10C0D">
              <w:rPr>
                <w:rFonts w:ascii="Montserrat" w:hAnsi="Montserrat" w:eastAsia="Montserrat" w:cs="Montserrat"/>
                <w:color w:val="252135"/>
                <w:sz w:val="21"/>
                <w:szCs w:val="21"/>
              </w:rPr>
              <w:t>Asfixia</w:t>
            </w:r>
          </w:p>
        </w:tc>
        <w:tc>
          <w:tcPr>
            <w:tcW w:w="45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6FB8ED56" w14:textId="349E2A9C">
            <w:r w:rsidRPr="7BF10C0D">
              <w:rPr>
                <w:rFonts w:ascii="Montserrat" w:hAnsi="Montserrat" w:eastAsia="Montserrat" w:cs="Montserrat"/>
                <w:color w:val="252135"/>
                <w:sz w:val="21"/>
                <w:szCs w:val="21"/>
              </w:rPr>
              <w:t>Asesinada por asfixia.</w:t>
            </w:r>
          </w:p>
        </w:tc>
      </w:tr>
      <w:tr w:rsidR="7BF10C0D" w:rsidTr="7BF10C0D" w14:paraId="3A338472" w14:textId="77777777">
        <w:trPr>
          <w:trHeight w:val="300"/>
        </w:trPr>
        <w:tc>
          <w:tcPr>
            <w:tcW w:w="160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70E66A6B" w14:textId="2378F3FD">
            <w:r w:rsidRPr="7BF10C0D">
              <w:rPr>
                <w:rFonts w:ascii="Montserrat" w:hAnsi="Montserrat" w:eastAsia="Montserrat" w:cs="Montserrat"/>
                <w:color w:val="252135"/>
                <w:sz w:val="21"/>
                <w:szCs w:val="21"/>
              </w:rPr>
              <w:t>6</w:t>
            </w:r>
          </w:p>
        </w:tc>
        <w:tc>
          <w:tcPr>
            <w:tcW w:w="33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56D50A33" w14:textId="28E04896">
            <w:r w:rsidRPr="7BF10C0D">
              <w:rPr>
                <w:rFonts w:ascii="Montserrat" w:hAnsi="Montserrat" w:eastAsia="Montserrat" w:cs="Montserrat"/>
                <w:color w:val="252135"/>
                <w:sz w:val="21"/>
                <w:szCs w:val="21"/>
              </w:rPr>
              <w:t>Ahogamiento</w:t>
            </w:r>
          </w:p>
        </w:tc>
        <w:tc>
          <w:tcPr>
            <w:tcW w:w="45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59C8A64E" w14:textId="27E2E8F0">
            <w:r w:rsidRPr="7BF10C0D">
              <w:rPr>
                <w:rFonts w:ascii="Montserrat" w:hAnsi="Montserrat" w:eastAsia="Montserrat" w:cs="Montserrat"/>
                <w:color w:val="252135"/>
                <w:sz w:val="21"/>
                <w:szCs w:val="21"/>
              </w:rPr>
              <w:t>Asesinada por ahogamiento.</w:t>
            </w:r>
          </w:p>
        </w:tc>
      </w:tr>
      <w:tr w:rsidR="7BF10C0D" w:rsidTr="7BF10C0D" w14:paraId="4371F5FC" w14:textId="77777777">
        <w:trPr>
          <w:trHeight w:val="300"/>
        </w:trPr>
        <w:tc>
          <w:tcPr>
            <w:tcW w:w="160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26BED114" w14:textId="5C913650">
            <w:r w:rsidRPr="7BF10C0D">
              <w:rPr>
                <w:rFonts w:ascii="Montserrat" w:hAnsi="Montserrat" w:eastAsia="Montserrat" w:cs="Montserrat"/>
                <w:color w:val="252135"/>
                <w:sz w:val="21"/>
                <w:szCs w:val="21"/>
              </w:rPr>
              <w:t>7</w:t>
            </w:r>
          </w:p>
        </w:tc>
        <w:tc>
          <w:tcPr>
            <w:tcW w:w="33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P="7BF10C0D" w:rsidRDefault="7BF10C0D" w14:paraId="63B8D9E5" w14:textId="1AE8D723">
            <w:pPr>
              <w:rPr>
                <w:rFonts w:ascii="Montserrat" w:hAnsi="Montserrat" w:eastAsia="Montserrat" w:cs="Montserrat"/>
                <w:color w:val="252135"/>
                <w:sz w:val="21"/>
                <w:szCs w:val="21"/>
              </w:rPr>
            </w:pPr>
            <w:r w:rsidRPr="7BF10C0D">
              <w:rPr>
                <w:rFonts w:ascii="Montserrat" w:hAnsi="Montserrat" w:eastAsia="Montserrat" w:cs="Montserrat"/>
                <w:color w:val="252135"/>
                <w:sz w:val="21"/>
                <w:szCs w:val="21"/>
              </w:rPr>
              <w:t>Ataladramiento</w:t>
            </w:r>
          </w:p>
        </w:tc>
        <w:tc>
          <w:tcPr>
            <w:tcW w:w="45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7F34FDA7" w14:textId="56DA24E0">
            <w:r w:rsidRPr="7BF10C0D">
              <w:rPr>
                <w:rFonts w:ascii="Montserrat" w:hAnsi="Montserrat" w:eastAsia="Montserrat" w:cs="Montserrat"/>
                <w:color w:val="252135"/>
                <w:sz w:val="21"/>
                <w:szCs w:val="21"/>
              </w:rPr>
              <w:t>Asesinada por ataladramiento.</w:t>
            </w:r>
          </w:p>
        </w:tc>
      </w:tr>
      <w:tr w:rsidR="7BF10C0D" w:rsidTr="7BF10C0D" w14:paraId="513C5451" w14:textId="77777777">
        <w:trPr>
          <w:trHeight w:val="300"/>
        </w:trPr>
        <w:tc>
          <w:tcPr>
            <w:tcW w:w="160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0EE7FEFE" w14:textId="3CD5BEAB">
            <w:r w:rsidRPr="7BF10C0D">
              <w:rPr>
                <w:rFonts w:ascii="Montserrat" w:hAnsi="Montserrat" w:eastAsia="Montserrat" w:cs="Montserrat"/>
                <w:color w:val="252135"/>
                <w:sz w:val="21"/>
                <w:szCs w:val="21"/>
              </w:rPr>
              <w:t>8</w:t>
            </w:r>
          </w:p>
        </w:tc>
        <w:tc>
          <w:tcPr>
            <w:tcW w:w="33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6DA91679" w14:textId="1DD7B731">
            <w:r w:rsidRPr="7BF10C0D">
              <w:rPr>
                <w:rFonts w:ascii="Montserrat" w:hAnsi="Montserrat" w:eastAsia="Montserrat" w:cs="Montserrat"/>
                <w:color w:val="252135"/>
                <w:sz w:val="21"/>
                <w:szCs w:val="21"/>
              </w:rPr>
              <w:t>Atropellamiento</w:t>
            </w:r>
          </w:p>
        </w:tc>
        <w:tc>
          <w:tcPr>
            <w:tcW w:w="45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38990E7B" w14:textId="07510535">
            <w:r w:rsidRPr="7BF10C0D">
              <w:rPr>
                <w:rFonts w:ascii="Montserrat" w:hAnsi="Montserrat" w:eastAsia="Montserrat" w:cs="Montserrat"/>
                <w:color w:val="252135"/>
                <w:sz w:val="21"/>
                <w:szCs w:val="21"/>
              </w:rPr>
              <w:t>Asesinada por atropellamiento.</w:t>
            </w:r>
          </w:p>
        </w:tc>
      </w:tr>
      <w:tr w:rsidR="7BF10C0D" w:rsidTr="7BF10C0D" w14:paraId="4BC64BB3" w14:textId="77777777">
        <w:trPr>
          <w:trHeight w:val="300"/>
        </w:trPr>
        <w:tc>
          <w:tcPr>
            <w:tcW w:w="160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5401ACE3" w14:textId="12280576">
            <w:r w:rsidRPr="7BF10C0D">
              <w:rPr>
                <w:rFonts w:ascii="Montserrat" w:hAnsi="Montserrat" w:eastAsia="Montserrat" w:cs="Montserrat"/>
                <w:color w:val="252135"/>
                <w:sz w:val="21"/>
                <w:szCs w:val="21"/>
              </w:rPr>
              <w:t>9</w:t>
            </w:r>
          </w:p>
        </w:tc>
        <w:tc>
          <w:tcPr>
            <w:tcW w:w="33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42826286" w14:textId="4BC7AB24">
            <w:r w:rsidRPr="7BF10C0D">
              <w:rPr>
                <w:rFonts w:ascii="Montserrat" w:hAnsi="Montserrat" w:eastAsia="Montserrat" w:cs="Montserrat"/>
                <w:color w:val="252135"/>
                <w:sz w:val="21"/>
                <w:szCs w:val="21"/>
              </w:rPr>
              <w:t>Estrangulamiento</w:t>
            </w:r>
          </w:p>
        </w:tc>
        <w:tc>
          <w:tcPr>
            <w:tcW w:w="45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3B16B477" w14:textId="2AC61B46">
            <w:r w:rsidRPr="7BF10C0D">
              <w:rPr>
                <w:rFonts w:ascii="Montserrat" w:hAnsi="Montserrat" w:eastAsia="Montserrat" w:cs="Montserrat"/>
                <w:color w:val="252135"/>
                <w:sz w:val="21"/>
                <w:szCs w:val="21"/>
              </w:rPr>
              <w:t>Asesinada por estrangulamiento.</w:t>
            </w:r>
          </w:p>
        </w:tc>
      </w:tr>
      <w:tr w:rsidR="7BF10C0D" w:rsidTr="7BF10C0D" w14:paraId="44BD62BD" w14:textId="77777777">
        <w:trPr>
          <w:trHeight w:val="300"/>
        </w:trPr>
        <w:tc>
          <w:tcPr>
            <w:tcW w:w="160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77ABB734" w14:textId="169EA983">
            <w:r w:rsidRPr="7BF10C0D">
              <w:rPr>
                <w:rFonts w:ascii="Montserrat" w:hAnsi="Montserrat" w:eastAsia="Montserrat" w:cs="Montserrat"/>
                <w:color w:val="252135"/>
                <w:sz w:val="21"/>
                <w:szCs w:val="21"/>
              </w:rPr>
              <w:t>10</w:t>
            </w:r>
          </w:p>
        </w:tc>
        <w:tc>
          <w:tcPr>
            <w:tcW w:w="33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5FADDBCE" w14:textId="7E84ABEF">
            <w:r w:rsidRPr="7BF10C0D">
              <w:rPr>
                <w:rFonts w:ascii="Montserrat" w:hAnsi="Montserrat" w:eastAsia="Montserrat" w:cs="Montserrat"/>
                <w:color w:val="252135"/>
                <w:sz w:val="21"/>
                <w:szCs w:val="21"/>
              </w:rPr>
              <w:t>Otros medios</w:t>
            </w:r>
          </w:p>
        </w:tc>
        <w:tc>
          <w:tcPr>
            <w:tcW w:w="45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13BF0E62" w14:textId="7DFE25CA">
            <w:r w:rsidRPr="7BF10C0D">
              <w:rPr>
                <w:rFonts w:ascii="Montserrat" w:hAnsi="Montserrat" w:eastAsia="Montserrat" w:cs="Montserrat"/>
                <w:color w:val="252135"/>
                <w:sz w:val="21"/>
                <w:szCs w:val="21"/>
              </w:rPr>
              <w:t>Asesinada por otros medios.</w:t>
            </w:r>
          </w:p>
        </w:tc>
      </w:tr>
      <w:tr w:rsidR="7BF10C0D" w:rsidTr="7BF10C0D" w14:paraId="1C017927" w14:textId="77777777">
        <w:trPr>
          <w:trHeight w:val="300"/>
        </w:trPr>
        <w:tc>
          <w:tcPr>
            <w:tcW w:w="160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77FD90A2" w14:textId="6075BC87">
            <w:r w:rsidRPr="7BF10C0D">
              <w:rPr>
                <w:rFonts w:ascii="Montserrat" w:hAnsi="Montserrat" w:eastAsia="Montserrat" w:cs="Montserrat"/>
                <w:color w:val="252135"/>
                <w:sz w:val="21"/>
                <w:szCs w:val="21"/>
              </w:rPr>
              <w:t>11</w:t>
            </w:r>
          </w:p>
        </w:tc>
        <w:tc>
          <w:tcPr>
            <w:tcW w:w="33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3AFD2079" w14:textId="490F4FCB">
            <w:r w:rsidRPr="7BF10C0D">
              <w:rPr>
                <w:rFonts w:ascii="Montserrat" w:hAnsi="Montserrat" w:eastAsia="Montserrat" w:cs="Montserrat"/>
                <w:color w:val="252135"/>
                <w:sz w:val="21"/>
                <w:szCs w:val="21"/>
              </w:rPr>
              <w:t>Se Desconoce</w:t>
            </w:r>
          </w:p>
        </w:tc>
        <w:tc>
          <w:tcPr>
            <w:tcW w:w="45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42D8FD5B" w14:textId="68A33410">
            <w:r w:rsidRPr="7BF10C0D">
              <w:rPr>
                <w:rFonts w:ascii="Montserrat" w:hAnsi="Montserrat" w:eastAsia="Montserrat" w:cs="Montserrat"/>
                <w:color w:val="252135"/>
                <w:sz w:val="21"/>
                <w:szCs w:val="21"/>
              </w:rPr>
              <w:t>Se desconoce la modalidad.</w:t>
            </w:r>
          </w:p>
        </w:tc>
      </w:tr>
    </w:tbl>
    <w:p w:rsidR="7BF10C0D" w:rsidP="68915830" w:rsidRDefault="7BF10C0D" w14:paraId="3C6A494E" w14:textId="25267F4A"/>
    <w:tbl>
      <w:tblPr>
        <w:tblStyle w:val="TableGrid"/>
        <w:tblW w:w="0" w:type="auto"/>
        <w:tblBorders>
          <w:top w:val="single" w:color="000000" w:themeColor="text1" w:sz="6" w:space="0"/>
          <w:left w:val="single" w:color="000000" w:themeColor="text1" w:sz="6" w:space="0"/>
          <w:bottom w:val="single" w:color="000000" w:themeColor="text1" w:sz="6" w:space="0"/>
          <w:right w:val="single" w:color="000000" w:themeColor="text1" w:sz="6" w:space="0"/>
        </w:tblBorders>
        <w:tblLayout w:type="fixed"/>
        <w:tblLook w:val="06A0" w:firstRow="1" w:lastRow="0" w:firstColumn="1" w:lastColumn="0" w:noHBand="1" w:noVBand="1"/>
      </w:tblPr>
      <w:tblGrid>
        <w:gridCol w:w="1710"/>
        <w:gridCol w:w="3225"/>
        <w:gridCol w:w="4425"/>
      </w:tblGrid>
      <w:tr w:rsidR="7BF10C0D" w:rsidTr="266DC1FB" w14:paraId="5606DF26" w14:textId="77777777">
        <w:trPr>
          <w:trHeight w:val="300"/>
        </w:trPr>
        <w:tc>
          <w:tcPr>
            <w:tcW w:w="9360"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P="7BF10C0D" w:rsidRDefault="7BF10C0D" w14:paraId="5A944CCF" w14:textId="7EBDC4A8">
            <w:pPr>
              <w:jc w:val="center"/>
            </w:pPr>
            <w:r w:rsidRPr="7BF10C0D">
              <w:rPr>
                <w:rFonts w:ascii="Montserrat" w:hAnsi="Montserrat" w:eastAsia="Montserrat" w:cs="Montserrat"/>
                <w:b/>
                <w:bCs/>
                <w:color w:val="252135"/>
                <w:sz w:val="21"/>
                <w:szCs w:val="21"/>
              </w:rPr>
              <w:t>Nivel Educativo</w:t>
            </w:r>
          </w:p>
        </w:tc>
      </w:tr>
      <w:tr w:rsidR="7BF10C0D" w:rsidTr="266DC1FB" w14:paraId="28FC61E5" w14:textId="77777777">
        <w:trPr>
          <w:trHeight w:val="300"/>
        </w:trPr>
        <w:tc>
          <w:tcPr>
            <w:tcW w:w="171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P="7BF10C0D" w:rsidRDefault="7BF10C0D" w14:paraId="58368153" w14:textId="7D394AB6">
            <w:pPr>
              <w:jc w:val="center"/>
            </w:pPr>
            <w:r w:rsidRPr="7BF10C0D">
              <w:rPr>
                <w:rFonts w:ascii="Montserrat" w:hAnsi="Montserrat" w:eastAsia="Montserrat" w:cs="Montserrat"/>
                <w:b/>
                <w:bCs/>
                <w:color w:val="252135"/>
                <w:sz w:val="21"/>
                <w:szCs w:val="21"/>
              </w:rPr>
              <w:t>Código</w:t>
            </w:r>
          </w:p>
        </w:tc>
        <w:tc>
          <w:tcPr>
            <w:tcW w:w="322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P="7BF10C0D" w:rsidRDefault="7BF10C0D" w14:paraId="742F5233" w14:textId="52E65A90">
            <w:pPr>
              <w:jc w:val="center"/>
            </w:pPr>
            <w:r w:rsidRPr="7BF10C0D">
              <w:rPr>
                <w:rFonts w:ascii="Montserrat" w:hAnsi="Montserrat" w:eastAsia="Montserrat" w:cs="Montserrat"/>
                <w:b/>
                <w:bCs/>
                <w:color w:val="252135"/>
                <w:sz w:val="21"/>
                <w:szCs w:val="21"/>
              </w:rPr>
              <w:t>Título</w:t>
            </w:r>
          </w:p>
        </w:tc>
        <w:tc>
          <w:tcPr>
            <w:tcW w:w="442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P="7BF10C0D" w:rsidRDefault="7BF10C0D" w14:paraId="0FCF73CB" w14:textId="697A170A">
            <w:pPr>
              <w:jc w:val="center"/>
            </w:pPr>
            <w:r w:rsidRPr="7BF10C0D">
              <w:rPr>
                <w:rFonts w:ascii="Montserrat" w:hAnsi="Montserrat" w:eastAsia="Montserrat" w:cs="Montserrat"/>
                <w:b/>
                <w:bCs/>
                <w:color w:val="252135"/>
                <w:sz w:val="21"/>
                <w:szCs w:val="21"/>
              </w:rPr>
              <w:t>Descripción</w:t>
            </w:r>
          </w:p>
        </w:tc>
      </w:tr>
      <w:tr w:rsidR="7BF10C0D" w:rsidTr="266DC1FB" w14:paraId="3F065D84" w14:textId="77777777">
        <w:trPr>
          <w:trHeight w:val="300"/>
        </w:trPr>
        <w:tc>
          <w:tcPr>
            <w:tcW w:w="171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716454E5" w14:textId="58E2C171"/>
        </w:tc>
        <w:tc>
          <w:tcPr>
            <w:tcW w:w="322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4C8D72EA" w14:textId="35A1E531"/>
        </w:tc>
        <w:tc>
          <w:tcPr>
            <w:tcW w:w="442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32B5410A" w14:textId="2A24FA37"/>
        </w:tc>
      </w:tr>
      <w:tr w:rsidR="7BF10C0D" w:rsidTr="266DC1FB" w14:paraId="23ABB869" w14:textId="77777777">
        <w:trPr>
          <w:trHeight w:val="300"/>
        </w:trPr>
        <w:tc>
          <w:tcPr>
            <w:tcW w:w="171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05B6D9C1" w14:textId="6F1025FE">
            <w:r w:rsidRPr="7BF10C0D">
              <w:rPr>
                <w:rFonts w:ascii="Montserrat" w:hAnsi="Montserrat" w:eastAsia="Montserrat" w:cs="Montserrat"/>
                <w:color w:val="252135"/>
                <w:sz w:val="21"/>
                <w:szCs w:val="21"/>
              </w:rPr>
              <w:t>1</w:t>
            </w:r>
          </w:p>
        </w:tc>
        <w:tc>
          <w:tcPr>
            <w:tcW w:w="322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4E0AB62E" w14:textId="67B35E1F">
            <w:r w:rsidRPr="7BF10C0D">
              <w:rPr>
                <w:rFonts w:ascii="Montserrat" w:hAnsi="Montserrat" w:eastAsia="Montserrat" w:cs="Montserrat"/>
                <w:color w:val="252135"/>
                <w:sz w:val="21"/>
                <w:szCs w:val="21"/>
              </w:rPr>
              <w:t>Primera Infancia</w:t>
            </w:r>
          </w:p>
        </w:tc>
        <w:tc>
          <w:tcPr>
            <w:tcW w:w="442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1AA10A74" w14:textId="2B0E2D9B">
            <w:r w:rsidRPr="7BF10C0D">
              <w:rPr>
                <w:rFonts w:ascii="Montserrat" w:hAnsi="Montserrat" w:eastAsia="Montserrat" w:cs="Montserrat"/>
                <w:color w:val="252135"/>
                <w:sz w:val="21"/>
                <w:szCs w:val="21"/>
              </w:rPr>
              <w:t>Educación de la primera infancia.</w:t>
            </w:r>
          </w:p>
        </w:tc>
      </w:tr>
      <w:tr w:rsidR="7BF10C0D" w:rsidTr="266DC1FB" w14:paraId="0DADC222" w14:textId="77777777">
        <w:trPr>
          <w:trHeight w:val="300"/>
        </w:trPr>
        <w:tc>
          <w:tcPr>
            <w:tcW w:w="171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4A0FF157" w14:textId="07A37EC7">
            <w:r w:rsidRPr="7BF10C0D">
              <w:rPr>
                <w:rFonts w:ascii="Montserrat" w:hAnsi="Montserrat" w:eastAsia="Montserrat" w:cs="Montserrat"/>
                <w:color w:val="252135"/>
                <w:sz w:val="21"/>
                <w:szCs w:val="21"/>
              </w:rPr>
              <w:t>2</w:t>
            </w:r>
          </w:p>
        </w:tc>
        <w:tc>
          <w:tcPr>
            <w:tcW w:w="322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132BEFA8" w14:textId="40657372">
            <w:r w:rsidRPr="7BF10C0D">
              <w:rPr>
                <w:rFonts w:ascii="Montserrat" w:hAnsi="Montserrat" w:eastAsia="Montserrat" w:cs="Montserrat"/>
                <w:color w:val="252135"/>
                <w:sz w:val="21"/>
                <w:szCs w:val="21"/>
              </w:rPr>
              <w:t>Preescolar</w:t>
            </w:r>
          </w:p>
        </w:tc>
        <w:tc>
          <w:tcPr>
            <w:tcW w:w="442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494A015C" w14:textId="3BC9C4D8">
            <w:r w:rsidRPr="7BF10C0D">
              <w:rPr>
                <w:rFonts w:ascii="Montserrat" w:hAnsi="Montserrat" w:eastAsia="Montserrat" w:cs="Montserrat"/>
                <w:color w:val="252135"/>
                <w:sz w:val="21"/>
                <w:szCs w:val="21"/>
              </w:rPr>
              <w:t>Menos que primaria.</w:t>
            </w:r>
          </w:p>
        </w:tc>
      </w:tr>
      <w:tr w:rsidR="7BF10C0D" w:rsidTr="266DC1FB" w14:paraId="4390E1DB" w14:textId="77777777">
        <w:trPr>
          <w:trHeight w:val="300"/>
        </w:trPr>
        <w:tc>
          <w:tcPr>
            <w:tcW w:w="171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7CA336BD" w14:textId="05FFD10A">
            <w:r w:rsidRPr="7BF10C0D">
              <w:rPr>
                <w:rFonts w:ascii="Montserrat" w:hAnsi="Montserrat" w:eastAsia="Montserrat" w:cs="Montserrat"/>
                <w:color w:val="252135"/>
                <w:sz w:val="21"/>
                <w:szCs w:val="21"/>
              </w:rPr>
              <w:t>3</w:t>
            </w:r>
          </w:p>
        </w:tc>
        <w:tc>
          <w:tcPr>
            <w:tcW w:w="322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7E3ACB7D" w14:textId="7881A1E0">
            <w:r w:rsidRPr="7BF10C0D">
              <w:rPr>
                <w:rFonts w:ascii="Montserrat" w:hAnsi="Montserrat" w:eastAsia="Montserrat" w:cs="Montserrat"/>
                <w:color w:val="252135"/>
                <w:sz w:val="21"/>
                <w:szCs w:val="21"/>
              </w:rPr>
              <w:t>Primaria</w:t>
            </w:r>
          </w:p>
        </w:tc>
        <w:tc>
          <w:tcPr>
            <w:tcW w:w="442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751D2BD5" w14:textId="3AB72FD3">
            <w:r w:rsidRPr="7BF10C0D">
              <w:rPr>
                <w:rFonts w:ascii="Montserrat" w:hAnsi="Montserrat" w:eastAsia="Montserrat" w:cs="Montserrat"/>
                <w:color w:val="252135"/>
                <w:sz w:val="21"/>
                <w:szCs w:val="21"/>
              </w:rPr>
              <w:t>Educación primaria.</w:t>
            </w:r>
          </w:p>
        </w:tc>
      </w:tr>
      <w:tr w:rsidR="7BF10C0D" w:rsidTr="266DC1FB" w14:paraId="42004018" w14:textId="77777777">
        <w:trPr>
          <w:trHeight w:val="300"/>
        </w:trPr>
        <w:tc>
          <w:tcPr>
            <w:tcW w:w="171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50E54F00" w14:textId="23ABEC05">
            <w:r w:rsidRPr="7BF10C0D">
              <w:rPr>
                <w:rFonts w:ascii="Montserrat" w:hAnsi="Montserrat" w:eastAsia="Montserrat" w:cs="Montserrat"/>
                <w:color w:val="252135"/>
                <w:sz w:val="21"/>
                <w:szCs w:val="21"/>
              </w:rPr>
              <w:t>4</w:t>
            </w:r>
          </w:p>
        </w:tc>
        <w:tc>
          <w:tcPr>
            <w:tcW w:w="322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3DAACCB6" w14:textId="7E0EF8AF">
            <w:r w:rsidRPr="7BF10C0D">
              <w:rPr>
                <w:rFonts w:ascii="Montserrat" w:hAnsi="Montserrat" w:eastAsia="Montserrat" w:cs="Montserrat"/>
                <w:color w:val="252135"/>
                <w:sz w:val="21"/>
                <w:szCs w:val="21"/>
              </w:rPr>
              <w:t>Secundaria Baja</w:t>
            </w:r>
          </w:p>
        </w:tc>
        <w:tc>
          <w:tcPr>
            <w:tcW w:w="442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20BAC2B8" w14:textId="458D8D9D">
            <w:r w:rsidRPr="7BF10C0D">
              <w:rPr>
                <w:rFonts w:ascii="Montserrat" w:hAnsi="Montserrat" w:eastAsia="Montserrat" w:cs="Montserrat"/>
                <w:color w:val="252135"/>
                <w:sz w:val="21"/>
                <w:szCs w:val="21"/>
              </w:rPr>
              <w:t>Educación secundaria baja.</w:t>
            </w:r>
          </w:p>
        </w:tc>
      </w:tr>
      <w:tr w:rsidR="7BF10C0D" w:rsidTr="266DC1FB" w14:paraId="42442788" w14:textId="77777777">
        <w:trPr>
          <w:trHeight w:val="300"/>
        </w:trPr>
        <w:tc>
          <w:tcPr>
            <w:tcW w:w="171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0FDEE13D" w14:textId="62488DCB">
            <w:r w:rsidRPr="7BF10C0D">
              <w:rPr>
                <w:rFonts w:ascii="Montserrat" w:hAnsi="Montserrat" w:eastAsia="Montserrat" w:cs="Montserrat"/>
                <w:color w:val="252135"/>
                <w:sz w:val="21"/>
                <w:szCs w:val="21"/>
              </w:rPr>
              <w:t>5</w:t>
            </w:r>
          </w:p>
        </w:tc>
        <w:tc>
          <w:tcPr>
            <w:tcW w:w="322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3723281B" w14:textId="193E73F4">
            <w:r w:rsidRPr="7BF10C0D">
              <w:rPr>
                <w:rFonts w:ascii="Montserrat" w:hAnsi="Montserrat" w:eastAsia="Montserrat" w:cs="Montserrat"/>
                <w:color w:val="252135"/>
                <w:sz w:val="21"/>
                <w:szCs w:val="21"/>
              </w:rPr>
              <w:t>Secundaria Alta</w:t>
            </w:r>
          </w:p>
        </w:tc>
        <w:tc>
          <w:tcPr>
            <w:tcW w:w="442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1100909A" w14:textId="762132C1">
            <w:r w:rsidRPr="7BF10C0D">
              <w:rPr>
                <w:rFonts w:ascii="Montserrat" w:hAnsi="Montserrat" w:eastAsia="Montserrat" w:cs="Montserrat"/>
                <w:color w:val="252135"/>
                <w:sz w:val="21"/>
                <w:szCs w:val="21"/>
              </w:rPr>
              <w:t>Educación secundaria alta.</w:t>
            </w:r>
          </w:p>
        </w:tc>
      </w:tr>
      <w:tr w:rsidR="7BF10C0D" w:rsidTr="266DC1FB" w14:paraId="3922EA73" w14:textId="77777777">
        <w:trPr>
          <w:trHeight w:val="300"/>
        </w:trPr>
        <w:tc>
          <w:tcPr>
            <w:tcW w:w="171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4B71199A" w14:textId="2A5DEA93">
            <w:r w:rsidRPr="7BF10C0D">
              <w:rPr>
                <w:rFonts w:ascii="Montserrat" w:hAnsi="Montserrat" w:eastAsia="Montserrat" w:cs="Montserrat"/>
                <w:color w:val="252135"/>
                <w:sz w:val="21"/>
                <w:szCs w:val="21"/>
              </w:rPr>
              <w:t>6</w:t>
            </w:r>
          </w:p>
        </w:tc>
        <w:tc>
          <w:tcPr>
            <w:tcW w:w="322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4B44BCF2" w14:textId="14FC3759">
            <w:r w:rsidRPr="7BF10C0D">
              <w:rPr>
                <w:rFonts w:ascii="Montserrat" w:hAnsi="Montserrat" w:eastAsia="Montserrat" w:cs="Montserrat"/>
                <w:color w:val="252135"/>
                <w:sz w:val="21"/>
                <w:szCs w:val="21"/>
              </w:rPr>
              <w:t>Postsecundaria no terciaria</w:t>
            </w:r>
          </w:p>
        </w:tc>
        <w:tc>
          <w:tcPr>
            <w:tcW w:w="442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19F007B0" w14:textId="1E6024E9">
            <w:r w:rsidRPr="7BF10C0D">
              <w:rPr>
                <w:rFonts w:ascii="Montserrat" w:hAnsi="Montserrat" w:eastAsia="Montserrat" w:cs="Montserrat"/>
                <w:color w:val="252135"/>
                <w:sz w:val="21"/>
                <w:szCs w:val="21"/>
              </w:rPr>
              <w:t>Educación postsecundaria no terciaria</w:t>
            </w:r>
          </w:p>
        </w:tc>
      </w:tr>
      <w:tr w:rsidR="7BF10C0D" w:rsidTr="266DC1FB" w14:paraId="53385451" w14:textId="77777777">
        <w:trPr>
          <w:trHeight w:val="300"/>
        </w:trPr>
        <w:tc>
          <w:tcPr>
            <w:tcW w:w="171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1333EB74" w14:textId="7455C7AE">
            <w:r w:rsidRPr="7BF10C0D">
              <w:rPr>
                <w:rFonts w:ascii="Montserrat" w:hAnsi="Montserrat" w:eastAsia="Montserrat" w:cs="Montserrat"/>
                <w:color w:val="252135"/>
                <w:sz w:val="21"/>
                <w:szCs w:val="21"/>
              </w:rPr>
              <w:t>7</w:t>
            </w:r>
          </w:p>
        </w:tc>
        <w:tc>
          <w:tcPr>
            <w:tcW w:w="322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313DBEB4" w14:textId="05EEF7F5">
            <w:r w:rsidRPr="7BF10C0D">
              <w:rPr>
                <w:rFonts w:ascii="Montserrat" w:hAnsi="Montserrat" w:eastAsia="Montserrat" w:cs="Montserrat"/>
                <w:color w:val="252135"/>
                <w:sz w:val="21"/>
                <w:szCs w:val="21"/>
              </w:rPr>
              <w:t>Terciaria</w:t>
            </w:r>
          </w:p>
        </w:tc>
        <w:tc>
          <w:tcPr>
            <w:tcW w:w="442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568B11C1" w14:textId="3B88292E">
            <w:r w:rsidRPr="7BF10C0D">
              <w:rPr>
                <w:rFonts w:ascii="Montserrat" w:hAnsi="Montserrat" w:eastAsia="Montserrat" w:cs="Montserrat"/>
                <w:color w:val="252135"/>
                <w:sz w:val="21"/>
                <w:szCs w:val="21"/>
              </w:rPr>
              <w:t>Educación terciaria de ciclo corto.</w:t>
            </w:r>
          </w:p>
        </w:tc>
      </w:tr>
      <w:tr w:rsidR="7BF10C0D" w:rsidTr="266DC1FB" w14:paraId="2E3D0688" w14:textId="77777777">
        <w:trPr>
          <w:trHeight w:val="300"/>
        </w:trPr>
        <w:tc>
          <w:tcPr>
            <w:tcW w:w="171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52F321A3" w14:textId="3056DE16">
            <w:r w:rsidRPr="7BF10C0D">
              <w:rPr>
                <w:rFonts w:ascii="Montserrat" w:hAnsi="Montserrat" w:eastAsia="Montserrat" w:cs="Montserrat"/>
                <w:color w:val="252135"/>
                <w:sz w:val="21"/>
                <w:szCs w:val="21"/>
              </w:rPr>
              <w:t>8</w:t>
            </w:r>
          </w:p>
        </w:tc>
        <w:tc>
          <w:tcPr>
            <w:tcW w:w="322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5FEA13A7" w14:textId="3705C055">
            <w:r w:rsidRPr="7BF10C0D">
              <w:rPr>
                <w:rFonts w:ascii="Montserrat" w:hAnsi="Montserrat" w:eastAsia="Montserrat" w:cs="Montserrat"/>
                <w:color w:val="252135"/>
                <w:sz w:val="21"/>
                <w:szCs w:val="21"/>
              </w:rPr>
              <w:t>Grado</w:t>
            </w:r>
          </w:p>
        </w:tc>
        <w:tc>
          <w:tcPr>
            <w:tcW w:w="442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315D9622" w14:textId="50327192">
            <w:r w:rsidRPr="7BF10C0D">
              <w:rPr>
                <w:rFonts w:ascii="Montserrat" w:hAnsi="Montserrat" w:eastAsia="Montserrat" w:cs="Montserrat"/>
                <w:color w:val="252135"/>
                <w:sz w:val="21"/>
                <w:szCs w:val="21"/>
              </w:rPr>
              <w:t>Grado en educación universitaria o nivel equivalente.</w:t>
            </w:r>
          </w:p>
        </w:tc>
      </w:tr>
      <w:tr w:rsidR="7BF10C0D" w:rsidTr="266DC1FB" w14:paraId="51ADD159" w14:textId="77777777">
        <w:trPr>
          <w:trHeight w:val="300"/>
        </w:trPr>
        <w:tc>
          <w:tcPr>
            <w:tcW w:w="171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5B743069" w14:textId="4414ED81">
            <w:r w:rsidRPr="7BF10C0D">
              <w:rPr>
                <w:rFonts w:ascii="Montserrat" w:hAnsi="Montserrat" w:eastAsia="Montserrat" w:cs="Montserrat"/>
                <w:color w:val="252135"/>
                <w:sz w:val="21"/>
                <w:szCs w:val="21"/>
              </w:rPr>
              <w:t>9</w:t>
            </w:r>
          </w:p>
        </w:tc>
        <w:tc>
          <w:tcPr>
            <w:tcW w:w="322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P="266DC1FB" w:rsidRDefault="266DC1FB" w14:paraId="0313F33D" w14:textId="5FF2CCB2">
            <w:pPr>
              <w:rPr>
                <w:rFonts w:ascii="Montserrat" w:hAnsi="Montserrat" w:eastAsia="Montserrat" w:cs="Montserrat"/>
                <w:color w:val="252135"/>
                <w:sz w:val="21"/>
                <w:szCs w:val="21"/>
              </w:rPr>
            </w:pPr>
            <w:r w:rsidRPr="266DC1FB">
              <w:rPr>
                <w:rFonts w:ascii="Montserrat" w:hAnsi="Montserrat" w:eastAsia="Montserrat" w:cs="Montserrat"/>
                <w:color w:val="252135"/>
                <w:sz w:val="21"/>
                <w:szCs w:val="21"/>
              </w:rPr>
              <w:t>Maestría</w:t>
            </w:r>
          </w:p>
        </w:tc>
        <w:tc>
          <w:tcPr>
            <w:tcW w:w="442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10FE55D8" w14:textId="64C8E01E">
            <w:r w:rsidRPr="7BF10C0D">
              <w:rPr>
                <w:rFonts w:ascii="Montserrat" w:hAnsi="Montserrat" w:eastAsia="Montserrat" w:cs="Montserrat"/>
                <w:color w:val="252135"/>
                <w:sz w:val="21"/>
                <w:szCs w:val="21"/>
              </w:rPr>
              <w:t>Nivel de maestría, especialización o equivalente.</w:t>
            </w:r>
          </w:p>
        </w:tc>
      </w:tr>
      <w:tr w:rsidR="7BF10C0D" w:rsidTr="266DC1FB" w14:paraId="113041DE" w14:textId="77777777">
        <w:trPr>
          <w:trHeight w:val="300"/>
        </w:trPr>
        <w:tc>
          <w:tcPr>
            <w:tcW w:w="171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6244BEEB" w14:textId="68DE438F">
            <w:r w:rsidRPr="7BF10C0D">
              <w:rPr>
                <w:rFonts w:ascii="Montserrat" w:hAnsi="Montserrat" w:eastAsia="Montserrat" w:cs="Montserrat"/>
                <w:color w:val="252135"/>
                <w:sz w:val="21"/>
                <w:szCs w:val="21"/>
              </w:rPr>
              <w:t>10</w:t>
            </w:r>
          </w:p>
        </w:tc>
        <w:tc>
          <w:tcPr>
            <w:tcW w:w="322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765394CB" w14:textId="1451EB5B">
            <w:r w:rsidRPr="7BF10C0D">
              <w:rPr>
                <w:rFonts w:ascii="Montserrat" w:hAnsi="Montserrat" w:eastAsia="Montserrat" w:cs="Montserrat"/>
                <w:color w:val="252135"/>
                <w:sz w:val="21"/>
                <w:szCs w:val="21"/>
              </w:rPr>
              <w:t>Doctorado</w:t>
            </w:r>
          </w:p>
        </w:tc>
        <w:tc>
          <w:tcPr>
            <w:tcW w:w="442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29D3BA41" w14:textId="723A25BE">
            <w:r w:rsidRPr="7BF10C0D">
              <w:rPr>
                <w:rFonts w:ascii="Montserrat" w:hAnsi="Montserrat" w:eastAsia="Montserrat" w:cs="Montserrat"/>
                <w:color w:val="252135"/>
                <w:sz w:val="21"/>
                <w:szCs w:val="21"/>
              </w:rPr>
              <w:t>Nivel de doctorado o equivalente.</w:t>
            </w:r>
          </w:p>
        </w:tc>
      </w:tr>
      <w:tr w:rsidR="7BF10C0D" w:rsidTr="266DC1FB" w14:paraId="06ED5F8D" w14:textId="77777777">
        <w:trPr>
          <w:trHeight w:val="300"/>
        </w:trPr>
        <w:tc>
          <w:tcPr>
            <w:tcW w:w="171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7C721E87" w14:textId="5D2672E9">
            <w:r w:rsidRPr="7BF10C0D">
              <w:rPr>
                <w:rFonts w:ascii="Montserrat" w:hAnsi="Montserrat" w:eastAsia="Montserrat" w:cs="Montserrat"/>
                <w:color w:val="252135"/>
                <w:sz w:val="21"/>
                <w:szCs w:val="21"/>
              </w:rPr>
              <w:t>11</w:t>
            </w:r>
          </w:p>
        </w:tc>
        <w:tc>
          <w:tcPr>
            <w:tcW w:w="322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0731C500" w14:textId="35E4D663">
            <w:r w:rsidRPr="7BF10C0D">
              <w:rPr>
                <w:rFonts w:ascii="Montserrat" w:hAnsi="Montserrat" w:eastAsia="Montserrat" w:cs="Montserrat"/>
                <w:color w:val="252135"/>
                <w:sz w:val="21"/>
                <w:szCs w:val="21"/>
              </w:rPr>
              <w:t>Se Desconoce</w:t>
            </w:r>
          </w:p>
        </w:tc>
        <w:tc>
          <w:tcPr>
            <w:tcW w:w="442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06A76938" w14:textId="0EDB7307">
            <w:r w:rsidRPr="7BF10C0D">
              <w:rPr>
                <w:rFonts w:ascii="Montserrat" w:hAnsi="Montserrat" w:eastAsia="Montserrat" w:cs="Montserrat"/>
                <w:color w:val="252135"/>
                <w:sz w:val="21"/>
                <w:szCs w:val="21"/>
              </w:rPr>
              <w:t>Se desconoce nivel educativo.</w:t>
            </w:r>
          </w:p>
        </w:tc>
      </w:tr>
    </w:tbl>
    <w:p w:rsidR="7BF10C0D" w:rsidP="7BF10C0D" w:rsidRDefault="7BF10C0D" w14:paraId="576DC969" w14:textId="087F817E">
      <w:pPr>
        <w:rPr>
          <w:del w:author="Usuario invitado" w:date="2023-04-27T03:09:00Z" w:id="59"/>
        </w:rPr>
      </w:pPr>
    </w:p>
    <w:p w:rsidR="7BF10C0D" w:rsidP="7BF10C0D" w:rsidRDefault="7BF10C0D" w14:paraId="78EA9D4B" w14:textId="321A3671">
      <w:pPr>
        <w:rPr>
          <w:del w:author="Usuario invitado" w:date="2023-04-27T03:09:00Z" w:id="60"/>
        </w:rPr>
      </w:pPr>
    </w:p>
    <w:p w:rsidR="7BF10C0D" w:rsidP="7BF10C0D" w:rsidRDefault="7BF10C0D" w14:paraId="52D6F632" w14:textId="5D157DC3"/>
    <w:p w:rsidR="68915830" w:rsidP="68915830" w:rsidRDefault="68915830" w14:paraId="0AF1A7D5" w14:textId="4771D982"/>
    <w:p w:rsidR="68915830" w:rsidP="68915830" w:rsidRDefault="68915830" w14:paraId="3D16D479" w14:textId="659C587D"/>
    <w:p w:rsidR="68915830" w:rsidP="68915830" w:rsidRDefault="68915830" w14:paraId="5B8ED50F" w14:textId="2AC46AE7"/>
    <w:p w:rsidR="68915830" w:rsidP="68915830" w:rsidRDefault="68915830" w14:paraId="45CAC9B7" w14:textId="405FF7E5"/>
    <w:p w:rsidR="7BF10C0D" w:rsidP="7BF10C0D" w:rsidRDefault="7BF10C0D" w14:paraId="30603389" w14:textId="586C412A"/>
    <w:tbl>
      <w:tblPr>
        <w:tblStyle w:val="TableGrid"/>
        <w:tblW w:w="0" w:type="auto"/>
        <w:tblBorders>
          <w:top w:val="single" w:color="000000" w:themeColor="text1" w:sz="6" w:space="0"/>
          <w:left w:val="single" w:color="000000" w:themeColor="text1" w:sz="6" w:space="0"/>
          <w:bottom w:val="single" w:color="000000" w:themeColor="text1" w:sz="6" w:space="0"/>
          <w:right w:val="single" w:color="000000" w:themeColor="text1" w:sz="6" w:space="0"/>
        </w:tblBorders>
        <w:tblLayout w:type="fixed"/>
        <w:tblLook w:val="06A0" w:firstRow="1" w:lastRow="0" w:firstColumn="1" w:lastColumn="0" w:noHBand="1" w:noVBand="1"/>
      </w:tblPr>
      <w:tblGrid>
        <w:gridCol w:w="1455"/>
        <w:gridCol w:w="3480"/>
        <w:gridCol w:w="4425"/>
      </w:tblGrid>
      <w:tr w:rsidR="7BF10C0D" w:rsidTr="7BF10C0D" w14:paraId="38DC6E3F" w14:textId="77777777">
        <w:trPr>
          <w:trHeight w:val="300"/>
        </w:trPr>
        <w:tc>
          <w:tcPr>
            <w:tcW w:w="9360"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P="7BF10C0D" w:rsidRDefault="7BF10C0D" w14:paraId="3F072EBF" w14:textId="6743CA17">
            <w:pPr>
              <w:jc w:val="center"/>
            </w:pPr>
            <w:r w:rsidRPr="7BF10C0D">
              <w:rPr>
                <w:rFonts w:ascii="Montserrat" w:hAnsi="Montserrat" w:eastAsia="Montserrat" w:cs="Montserrat"/>
                <w:b/>
                <w:bCs/>
                <w:color w:val="252135"/>
                <w:sz w:val="21"/>
                <w:szCs w:val="21"/>
              </w:rPr>
              <w:t>Orientación Sexual</w:t>
            </w:r>
          </w:p>
        </w:tc>
      </w:tr>
      <w:tr w:rsidR="7BF10C0D" w:rsidTr="7BF10C0D" w14:paraId="571B9599" w14:textId="77777777">
        <w:trPr>
          <w:trHeight w:val="300"/>
        </w:trPr>
        <w:tc>
          <w:tcPr>
            <w:tcW w:w="14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P="7BF10C0D" w:rsidRDefault="7BF10C0D" w14:paraId="4E109019" w14:textId="551D1261">
            <w:pPr>
              <w:jc w:val="center"/>
            </w:pPr>
            <w:r w:rsidRPr="7BF10C0D">
              <w:rPr>
                <w:rFonts w:ascii="Montserrat" w:hAnsi="Montserrat" w:eastAsia="Montserrat" w:cs="Montserrat"/>
                <w:b/>
                <w:bCs/>
                <w:color w:val="252135"/>
                <w:sz w:val="21"/>
                <w:szCs w:val="21"/>
              </w:rPr>
              <w:t>Código</w:t>
            </w:r>
          </w:p>
        </w:tc>
        <w:tc>
          <w:tcPr>
            <w:tcW w:w="348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P="7BF10C0D" w:rsidRDefault="7BF10C0D" w14:paraId="3C28D47C" w14:textId="16D8E565">
            <w:pPr>
              <w:jc w:val="center"/>
            </w:pPr>
            <w:r w:rsidRPr="7BF10C0D">
              <w:rPr>
                <w:rFonts w:ascii="Montserrat" w:hAnsi="Montserrat" w:eastAsia="Montserrat" w:cs="Montserrat"/>
                <w:b/>
                <w:bCs/>
                <w:color w:val="252135"/>
                <w:sz w:val="21"/>
                <w:szCs w:val="21"/>
              </w:rPr>
              <w:t>Título</w:t>
            </w:r>
          </w:p>
        </w:tc>
        <w:tc>
          <w:tcPr>
            <w:tcW w:w="442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P="7BF10C0D" w:rsidRDefault="7BF10C0D" w14:paraId="12B3F53F" w14:textId="45FFF24D">
            <w:pPr>
              <w:jc w:val="center"/>
            </w:pPr>
            <w:r w:rsidRPr="7BF10C0D">
              <w:rPr>
                <w:rFonts w:ascii="Montserrat" w:hAnsi="Montserrat" w:eastAsia="Montserrat" w:cs="Montserrat"/>
                <w:b/>
                <w:bCs/>
                <w:color w:val="252135"/>
                <w:sz w:val="21"/>
                <w:szCs w:val="21"/>
              </w:rPr>
              <w:t>Descripción</w:t>
            </w:r>
          </w:p>
        </w:tc>
      </w:tr>
      <w:tr w:rsidR="7BF10C0D" w:rsidTr="7BF10C0D" w14:paraId="5445AB77" w14:textId="77777777">
        <w:trPr>
          <w:trHeight w:val="300"/>
        </w:trPr>
        <w:tc>
          <w:tcPr>
            <w:tcW w:w="14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781CA395" w14:textId="09AB81B7">
            <w:r w:rsidRPr="7BF10C0D">
              <w:rPr>
                <w:rFonts w:ascii="Montserrat" w:hAnsi="Montserrat" w:eastAsia="Montserrat" w:cs="Montserrat"/>
                <w:color w:val="252135"/>
                <w:sz w:val="21"/>
                <w:szCs w:val="21"/>
              </w:rPr>
              <w:t>1</w:t>
            </w:r>
          </w:p>
        </w:tc>
        <w:tc>
          <w:tcPr>
            <w:tcW w:w="348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60730FE8" w14:textId="32477D69">
            <w:r w:rsidRPr="7BF10C0D">
              <w:rPr>
                <w:rFonts w:ascii="Montserrat" w:hAnsi="Montserrat" w:eastAsia="Montserrat" w:cs="Montserrat"/>
                <w:color w:val="252135"/>
                <w:sz w:val="21"/>
                <w:szCs w:val="21"/>
              </w:rPr>
              <w:t>Lesbiana</w:t>
            </w:r>
          </w:p>
        </w:tc>
        <w:tc>
          <w:tcPr>
            <w:tcW w:w="442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6F4087C6" w14:textId="5C356476">
            <w:r w:rsidRPr="7BF10C0D">
              <w:rPr>
                <w:rFonts w:ascii="Montserrat" w:hAnsi="Montserrat" w:eastAsia="Montserrat" w:cs="Montserrat"/>
                <w:color w:val="252135"/>
                <w:sz w:val="21"/>
                <w:szCs w:val="21"/>
              </w:rPr>
              <w:t>Se reconoce lesbiana.</w:t>
            </w:r>
          </w:p>
        </w:tc>
      </w:tr>
      <w:tr w:rsidR="7BF10C0D" w:rsidTr="7BF10C0D" w14:paraId="189CF838" w14:textId="77777777">
        <w:trPr>
          <w:trHeight w:val="300"/>
        </w:trPr>
        <w:tc>
          <w:tcPr>
            <w:tcW w:w="14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19423DDB" w14:textId="6FEF0C43">
            <w:r w:rsidRPr="7BF10C0D">
              <w:rPr>
                <w:rFonts w:ascii="Montserrat" w:hAnsi="Montserrat" w:eastAsia="Montserrat" w:cs="Montserrat"/>
                <w:color w:val="252135"/>
                <w:sz w:val="21"/>
                <w:szCs w:val="21"/>
              </w:rPr>
              <w:t>2</w:t>
            </w:r>
          </w:p>
        </w:tc>
        <w:tc>
          <w:tcPr>
            <w:tcW w:w="348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2872AC12" w14:textId="6780A798">
            <w:r w:rsidRPr="7BF10C0D">
              <w:rPr>
                <w:rFonts w:ascii="Montserrat" w:hAnsi="Montserrat" w:eastAsia="Montserrat" w:cs="Montserrat"/>
                <w:color w:val="252135"/>
                <w:sz w:val="21"/>
                <w:szCs w:val="21"/>
              </w:rPr>
              <w:t>Gay</w:t>
            </w:r>
          </w:p>
        </w:tc>
        <w:tc>
          <w:tcPr>
            <w:tcW w:w="442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052392D5" w14:textId="3623E595">
            <w:r w:rsidRPr="7BF10C0D">
              <w:rPr>
                <w:rFonts w:ascii="Montserrat" w:hAnsi="Montserrat" w:eastAsia="Montserrat" w:cs="Montserrat"/>
                <w:color w:val="252135"/>
                <w:sz w:val="21"/>
                <w:szCs w:val="21"/>
              </w:rPr>
              <w:t>Se reconoce gay.</w:t>
            </w:r>
          </w:p>
        </w:tc>
      </w:tr>
      <w:tr w:rsidR="7BF10C0D" w:rsidTr="7BF10C0D" w14:paraId="3B5080EF" w14:textId="77777777">
        <w:trPr>
          <w:trHeight w:val="300"/>
        </w:trPr>
        <w:tc>
          <w:tcPr>
            <w:tcW w:w="14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4672EAC2" w14:textId="7F5E9526">
            <w:r w:rsidRPr="7BF10C0D">
              <w:rPr>
                <w:rFonts w:ascii="Montserrat" w:hAnsi="Montserrat" w:eastAsia="Montserrat" w:cs="Montserrat"/>
                <w:color w:val="252135"/>
                <w:sz w:val="21"/>
                <w:szCs w:val="21"/>
              </w:rPr>
              <w:t>3</w:t>
            </w:r>
          </w:p>
        </w:tc>
        <w:tc>
          <w:tcPr>
            <w:tcW w:w="348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7C99FAB6" w14:textId="1F86ADAD">
            <w:r w:rsidRPr="7BF10C0D">
              <w:rPr>
                <w:rFonts w:ascii="Montserrat" w:hAnsi="Montserrat" w:eastAsia="Montserrat" w:cs="Montserrat"/>
                <w:color w:val="252135"/>
                <w:sz w:val="21"/>
                <w:szCs w:val="21"/>
              </w:rPr>
              <w:t>Heterosexual</w:t>
            </w:r>
          </w:p>
        </w:tc>
        <w:tc>
          <w:tcPr>
            <w:tcW w:w="442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0FD42D7F" w14:textId="28436F5F">
            <w:r w:rsidRPr="7BF10C0D">
              <w:rPr>
                <w:rFonts w:ascii="Montserrat" w:hAnsi="Montserrat" w:eastAsia="Montserrat" w:cs="Montserrat"/>
                <w:color w:val="252135"/>
                <w:sz w:val="21"/>
                <w:szCs w:val="21"/>
              </w:rPr>
              <w:t>Se reconoce heterosexual.</w:t>
            </w:r>
          </w:p>
        </w:tc>
      </w:tr>
      <w:tr w:rsidR="7BF10C0D" w:rsidTr="7BF10C0D" w14:paraId="68B64797" w14:textId="77777777">
        <w:trPr>
          <w:trHeight w:val="300"/>
        </w:trPr>
        <w:tc>
          <w:tcPr>
            <w:tcW w:w="14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4C81C98C" w14:textId="63FC3917">
            <w:r w:rsidRPr="7BF10C0D">
              <w:rPr>
                <w:rFonts w:ascii="Montserrat" w:hAnsi="Montserrat" w:eastAsia="Montserrat" w:cs="Montserrat"/>
                <w:color w:val="252135"/>
                <w:sz w:val="21"/>
                <w:szCs w:val="21"/>
              </w:rPr>
              <w:t>4</w:t>
            </w:r>
          </w:p>
        </w:tc>
        <w:tc>
          <w:tcPr>
            <w:tcW w:w="348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06641E5D" w14:textId="7F67D0E5">
            <w:r w:rsidRPr="7BF10C0D">
              <w:rPr>
                <w:rFonts w:ascii="Montserrat" w:hAnsi="Montserrat" w:eastAsia="Montserrat" w:cs="Montserrat"/>
                <w:color w:val="252135"/>
                <w:sz w:val="21"/>
                <w:szCs w:val="21"/>
              </w:rPr>
              <w:t>Bisexual</w:t>
            </w:r>
          </w:p>
        </w:tc>
        <w:tc>
          <w:tcPr>
            <w:tcW w:w="442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6307CFD6" w14:textId="26A3D1C1">
            <w:r w:rsidRPr="7BF10C0D">
              <w:rPr>
                <w:rFonts w:ascii="Montserrat" w:hAnsi="Montserrat" w:eastAsia="Montserrat" w:cs="Montserrat"/>
                <w:color w:val="252135"/>
                <w:sz w:val="21"/>
                <w:szCs w:val="21"/>
              </w:rPr>
              <w:t>Se reconoce bisexual.</w:t>
            </w:r>
          </w:p>
        </w:tc>
      </w:tr>
      <w:tr w:rsidR="7BF10C0D" w:rsidTr="7BF10C0D" w14:paraId="44BC392F" w14:textId="77777777">
        <w:trPr>
          <w:trHeight w:val="300"/>
        </w:trPr>
        <w:tc>
          <w:tcPr>
            <w:tcW w:w="14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6465843A" w14:textId="3B9E3710">
            <w:r w:rsidRPr="7BF10C0D">
              <w:rPr>
                <w:rFonts w:ascii="Montserrat" w:hAnsi="Montserrat" w:eastAsia="Montserrat" w:cs="Montserrat"/>
                <w:color w:val="252135"/>
                <w:sz w:val="21"/>
                <w:szCs w:val="21"/>
              </w:rPr>
              <w:t>5</w:t>
            </w:r>
          </w:p>
        </w:tc>
        <w:tc>
          <w:tcPr>
            <w:tcW w:w="348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6118668A" w14:textId="72503D8E">
            <w:r w:rsidRPr="7BF10C0D">
              <w:rPr>
                <w:rFonts w:ascii="Montserrat" w:hAnsi="Montserrat" w:eastAsia="Montserrat" w:cs="Montserrat"/>
                <w:color w:val="252135"/>
                <w:sz w:val="21"/>
                <w:szCs w:val="21"/>
              </w:rPr>
              <w:t>Asexual</w:t>
            </w:r>
          </w:p>
        </w:tc>
        <w:tc>
          <w:tcPr>
            <w:tcW w:w="442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69C8833C" w14:textId="6FBD66A0">
            <w:r w:rsidRPr="7BF10C0D">
              <w:rPr>
                <w:rFonts w:ascii="Montserrat" w:hAnsi="Montserrat" w:eastAsia="Montserrat" w:cs="Montserrat"/>
                <w:color w:val="252135"/>
                <w:sz w:val="21"/>
                <w:szCs w:val="21"/>
              </w:rPr>
              <w:t>Se reconoce asexual.</w:t>
            </w:r>
          </w:p>
        </w:tc>
      </w:tr>
      <w:tr w:rsidR="7BF10C0D" w:rsidTr="7BF10C0D" w14:paraId="6FDC1D87" w14:textId="77777777">
        <w:trPr>
          <w:trHeight w:val="300"/>
        </w:trPr>
        <w:tc>
          <w:tcPr>
            <w:tcW w:w="14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77399BCE" w14:textId="770FE079">
            <w:r w:rsidRPr="7BF10C0D">
              <w:rPr>
                <w:rFonts w:ascii="Montserrat" w:hAnsi="Montserrat" w:eastAsia="Montserrat" w:cs="Montserrat"/>
                <w:color w:val="252135"/>
                <w:sz w:val="21"/>
                <w:szCs w:val="21"/>
              </w:rPr>
              <w:t>6</w:t>
            </w:r>
          </w:p>
        </w:tc>
        <w:tc>
          <w:tcPr>
            <w:tcW w:w="348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2DC5258A" w14:textId="2427E5E4">
            <w:r w:rsidRPr="7BF10C0D">
              <w:rPr>
                <w:rFonts w:ascii="Montserrat" w:hAnsi="Montserrat" w:eastAsia="Montserrat" w:cs="Montserrat"/>
                <w:color w:val="252135"/>
                <w:sz w:val="21"/>
                <w:szCs w:val="21"/>
              </w:rPr>
              <w:t>Otro</w:t>
            </w:r>
          </w:p>
        </w:tc>
        <w:tc>
          <w:tcPr>
            <w:tcW w:w="442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466B9A1F" w14:textId="5B56B394">
            <w:r w:rsidRPr="7BF10C0D">
              <w:rPr>
                <w:rFonts w:ascii="Montserrat" w:hAnsi="Montserrat" w:eastAsia="Montserrat" w:cs="Montserrat"/>
                <w:color w:val="252135"/>
                <w:sz w:val="21"/>
                <w:szCs w:val="21"/>
              </w:rPr>
              <w:t>Otra orientación sexual.</w:t>
            </w:r>
          </w:p>
        </w:tc>
      </w:tr>
      <w:tr w:rsidR="7BF10C0D" w:rsidTr="7BF10C0D" w14:paraId="6646B09A" w14:textId="77777777">
        <w:trPr>
          <w:trHeight w:val="300"/>
        </w:trPr>
        <w:tc>
          <w:tcPr>
            <w:tcW w:w="14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68709E09" w14:textId="37299D41">
            <w:r w:rsidRPr="7BF10C0D">
              <w:rPr>
                <w:rFonts w:ascii="Montserrat" w:hAnsi="Montserrat" w:eastAsia="Montserrat" w:cs="Montserrat"/>
                <w:color w:val="252135"/>
                <w:sz w:val="21"/>
                <w:szCs w:val="21"/>
              </w:rPr>
              <w:t>7</w:t>
            </w:r>
          </w:p>
        </w:tc>
        <w:tc>
          <w:tcPr>
            <w:tcW w:w="348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1863B88C" w14:textId="765B06BA">
            <w:r w:rsidRPr="7BF10C0D">
              <w:rPr>
                <w:rFonts w:ascii="Montserrat" w:hAnsi="Montserrat" w:eastAsia="Montserrat" w:cs="Montserrat"/>
                <w:color w:val="252135"/>
                <w:sz w:val="21"/>
                <w:szCs w:val="21"/>
              </w:rPr>
              <w:t>Se Desconoce</w:t>
            </w:r>
          </w:p>
        </w:tc>
        <w:tc>
          <w:tcPr>
            <w:tcW w:w="442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5037DE59" w14:textId="2963D511">
            <w:r w:rsidRPr="7BF10C0D">
              <w:rPr>
                <w:rFonts w:ascii="Montserrat" w:hAnsi="Montserrat" w:eastAsia="Montserrat" w:cs="Montserrat"/>
                <w:color w:val="252135"/>
                <w:sz w:val="21"/>
                <w:szCs w:val="21"/>
              </w:rPr>
              <w:t>Se desconoce orientación sexual.</w:t>
            </w:r>
          </w:p>
        </w:tc>
      </w:tr>
    </w:tbl>
    <w:p w:rsidR="7BF10C0D" w:rsidP="68915830" w:rsidRDefault="7BF10C0D" w14:paraId="1CC631F2" w14:textId="63B51DC6"/>
    <w:tbl>
      <w:tblPr>
        <w:tblStyle w:val="TableGrid"/>
        <w:tblW w:w="0" w:type="auto"/>
        <w:tblBorders>
          <w:top w:val="single" w:color="000000" w:themeColor="text1" w:sz="6" w:space="0"/>
          <w:left w:val="single" w:color="000000" w:themeColor="text1" w:sz="6" w:space="0"/>
          <w:bottom w:val="single" w:color="000000" w:themeColor="text1" w:sz="6" w:space="0"/>
          <w:right w:val="single" w:color="000000" w:themeColor="text1" w:sz="6" w:space="0"/>
        </w:tblBorders>
        <w:tblLayout w:type="fixed"/>
        <w:tblLook w:val="06A0" w:firstRow="1" w:lastRow="0" w:firstColumn="1" w:lastColumn="0" w:noHBand="1" w:noVBand="1"/>
      </w:tblPr>
      <w:tblGrid>
        <w:gridCol w:w="2040"/>
        <w:gridCol w:w="3030"/>
        <w:gridCol w:w="4290"/>
      </w:tblGrid>
      <w:tr w:rsidR="7BF10C0D" w:rsidTr="7BF10C0D" w14:paraId="79BE7858" w14:textId="77777777">
        <w:trPr>
          <w:trHeight w:val="300"/>
        </w:trPr>
        <w:tc>
          <w:tcPr>
            <w:tcW w:w="9360"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7BF10C0D" w:rsidP="7BF10C0D" w:rsidRDefault="7BF10C0D" w14:paraId="37B84B4F" w14:textId="4A402FEE">
            <w:pPr>
              <w:jc w:val="center"/>
            </w:pPr>
            <w:r w:rsidRPr="7BF10C0D">
              <w:rPr>
                <w:rFonts w:ascii="Montserrat" w:hAnsi="Montserrat" w:eastAsia="Montserrat" w:cs="Montserrat"/>
                <w:b/>
                <w:bCs/>
                <w:color w:val="252135"/>
                <w:sz w:val="21"/>
                <w:szCs w:val="21"/>
              </w:rPr>
              <w:t>Situación Jurídica</w:t>
            </w:r>
          </w:p>
        </w:tc>
      </w:tr>
      <w:tr w:rsidR="7BF10C0D" w:rsidTr="7BF10C0D" w14:paraId="13B0ACDA" w14:textId="77777777">
        <w:trPr>
          <w:trHeight w:val="300"/>
        </w:trPr>
        <w:tc>
          <w:tcPr>
            <w:tcW w:w="204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7BF10C0D" w:rsidP="7BF10C0D" w:rsidRDefault="7BF10C0D" w14:paraId="0CCCA804" w14:textId="0C61AB16">
            <w:pPr>
              <w:jc w:val="center"/>
            </w:pPr>
            <w:r w:rsidRPr="7BF10C0D">
              <w:rPr>
                <w:rFonts w:ascii="Montserrat" w:hAnsi="Montserrat" w:eastAsia="Montserrat" w:cs="Montserrat"/>
                <w:b/>
                <w:bCs/>
                <w:color w:val="252135"/>
                <w:sz w:val="21"/>
                <w:szCs w:val="21"/>
              </w:rPr>
              <w:t>Código</w:t>
            </w:r>
          </w:p>
        </w:tc>
        <w:tc>
          <w:tcPr>
            <w:tcW w:w="303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7BF10C0D" w:rsidP="7BF10C0D" w:rsidRDefault="7BF10C0D" w14:paraId="48E517FD" w14:textId="3F363DDD">
            <w:pPr>
              <w:jc w:val="center"/>
            </w:pPr>
            <w:r w:rsidRPr="7BF10C0D">
              <w:rPr>
                <w:rFonts w:ascii="Montserrat" w:hAnsi="Montserrat" w:eastAsia="Montserrat" w:cs="Montserrat"/>
                <w:b/>
                <w:bCs/>
                <w:color w:val="252135"/>
                <w:sz w:val="21"/>
                <w:szCs w:val="21"/>
              </w:rPr>
              <w:t>Título</w:t>
            </w:r>
          </w:p>
        </w:tc>
        <w:tc>
          <w:tcPr>
            <w:tcW w:w="429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7BF10C0D" w:rsidP="7BF10C0D" w:rsidRDefault="7BF10C0D" w14:paraId="10882B69" w14:textId="6445DEC6">
            <w:pPr>
              <w:jc w:val="center"/>
            </w:pPr>
            <w:r w:rsidRPr="7BF10C0D">
              <w:rPr>
                <w:rFonts w:ascii="Montserrat" w:hAnsi="Montserrat" w:eastAsia="Montserrat" w:cs="Montserrat"/>
                <w:b/>
                <w:bCs/>
                <w:color w:val="252135"/>
                <w:sz w:val="21"/>
                <w:szCs w:val="21"/>
              </w:rPr>
              <w:t>Descripción (de acuerdo a la legislación de cada país, ciudad o provincia)</w:t>
            </w:r>
          </w:p>
        </w:tc>
      </w:tr>
      <w:tr w:rsidR="7BF10C0D" w:rsidTr="7BF10C0D" w14:paraId="4EF88C4A" w14:textId="77777777">
        <w:trPr>
          <w:trHeight w:val="300"/>
        </w:trPr>
        <w:tc>
          <w:tcPr>
            <w:tcW w:w="20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3D77A28C" w14:textId="114C0271">
            <w:r w:rsidRPr="7BF10C0D">
              <w:rPr>
                <w:rFonts w:ascii="Montserrat" w:hAnsi="Montserrat" w:eastAsia="Montserrat" w:cs="Montserrat"/>
                <w:color w:val="252135"/>
                <w:sz w:val="21"/>
                <w:szCs w:val="21"/>
              </w:rPr>
              <w:t>1</w:t>
            </w:r>
          </w:p>
        </w:tc>
        <w:tc>
          <w:tcPr>
            <w:tcW w:w="30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7513545B" w14:textId="14C1D4D8">
            <w:r w:rsidRPr="7BF10C0D">
              <w:rPr>
                <w:rFonts w:ascii="Montserrat" w:hAnsi="Montserrat" w:eastAsia="Montserrat" w:cs="Montserrat"/>
                <w:color w:val="252135"/>
                <w:sz w:val="21"/>
                <w:szCs w:val="21"/>
              </w:rPr>
              <w:t>Imputado</w:t>
            </w:r>
          </w:p>
        </w:tc>
        <w:tc>
          <w:tcPr>
            <w:tcW w:w="4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59CB09DE" w14:textId="25CFCD9A"/>
        </w:tc>
      </w:tr>
      <w:tr w:rsidR="7BF10C0D" w:rsidTr="7BF10C0D" w14:paraId="449854C4" w14:textId="77777777">
        <w:trPr>
          <w:trHeight w:val="300"/>
        </w:trPr>
        <w:tc>
          <w:tcPr>
            <w:tcW w:w="20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6C0F77F9" w14:textId="03A8F018">
            <w:r w:rsidRPr="7BF10C0D">
              <w:rPr>
                <w:rFonts w:ascii="Montserrat" w:hAnsi="Montserrat" w:eastAsia="Montserrat" w:cs="Montserrat"/>
                <w:color w:val="252135"/>
                <w:sz w:val="21"/>
                <w:szCs w:val="21"/>
              </w:rPr>
              <w:t>2</w:t>
            </w:r>
          </w:p>
        </w:tc>
        <w:tc>
          <w:tcPr>
            <w:tcW w:w="30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5E9DF341" w14:textId="455CAB97">
            <w:r w:rsidRPr="7BF10C0D">
              <w:rPr>
                <w:rFonts w:ascii="Montserrat" w:hAnsi="Montserrat" w:eastAsia="Montserrat" w:cs="Montserrat"/>
                <w:color w:val="252135"/>
                <w:sz w:val="21"/>
                <w:szCs w:val="21"/>
              </w:rPr>
              <w:t>Indagado</w:t>
            </w:r>
          </w:p>
        </w:tc>
        <w:tc>
          <w:tcPr>
            <w:tcW w:w="4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7722B76B" w14:textId="176E489B"/>
        </w:tc>
      </w:tr>
      <w:tr w:rsidR="7BF10C0D" w:rsidTr="7BF10C0D" w14:paraId="7E848C56" w14:textId="77777777">
        <w:trPr>
          <w:trHeight w:val="300"/>
        </w:trPr>
        <w:tc>
          <w:tcPr>
            <w:tcW w:w="20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3A2A6379" w14:textId="0F307DA2">
            <w:r w:rsidRPr="7BF10C0D">
              <w:rPr>
                <w:rFonts w:ascii="Montserrat" w:hAnsi="Montserrat" w:eastAsia="Montserrat" w:cs="Montserrat"/>
                <w:color w:val="252135"/>
                <w:sz w:val="21"/>
                <w:szCs w:val="21"/>
              </w:rPr>
              <w:t>3</w:t>
            </w:r>
          </w:p>
        </w:tc>
        <w:tc>
          <w:tcPr>
            <w:tcW w:w="30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73B7C612" w14:textId="2584E633">
            <w:r w:rsidRPr="7BF10C0D">
              <w:rPr>
                <w:rFonts w:ascii="Montserrat" w:hAnsi="Montserrat" w:eastAsia="Montserrat" w:cs="Montserrat"/>
                <w:color w:val="252135"/>
                <w:sz w:val="21"/>
                <w:szCs w:val="21"/>
              </w:rPr>
              <w:t>Procesado</w:t>
            </w:r>
          </w:p>
        </w:tc>
        <w:tc>
          <w:tcPr>
            <w:tcW w:w="4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6B73CBFA" w14:textId="7B9DE53C"/>
        </w:tc>
      </w:tr>
      <w:tr w:rsidR="7BF10C0D" w:rsidTr="7BF10C0D" w14:paraId="072B6A7B" w14:textId="77777777">
        <w:trPr>
          <w:trHeight w:val="300"/>
        </w:trPr>
        <w:tc>
          <w:tcPr>
            <w:tcW w:w="20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1217E5EF" w14:textId="4CC579DA">
            <w:r w:rsidRPr="7BF10C0D">
              <w:rPr>
                <w:rFonts w:ascii="Montserrat" w:hAnsi="Montserrat" w:eastAsia="Montserrat" w:cs="Montserrat"/>
                <w:color w:val="252135"/>
                <w:sz w:val="21"/>
                <w:szCs w:val="21"/>
              </w:rPr>
              <w:t>4</w:t>
            </w:r>
          </w:p>
        </w:tc>
        <w:tc>
          <w:tcPr>
            <w:tcW w:w="30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723B7581" w14:textId="028C81E6">
            <w:r w:rsidRPr="7BF10C0D">
              <w:rPr>
                <w:rFonts w:ascii="Montserrat" w:hAnsi="Montserrat" w:eastAsia="Montserrat" w:cs="Montserrat"/>
                <w:color w:val="252135"/>
                <w:sz w:val="21"/>
                <w:szCs w:val="21"/>
              </w:rPr>
              <w:t>Acusado</w:t>
            </w:r>
          </w:p>
        </w:tc>
        <w:tc>
          <w:tcPr>
            <w:tcW w:w="4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6FB25091" w14:textId="292C4E22"/>
        </w:tc>
      </w:tr>
      <w:tr w:rsidR="7BF10C0D" w:rsidTr="7BF10C0D" w14:paraId="13AEB0D4" w14:textId="77777777">
        <w:trPr>
          <w:trHeight w:val="300"/>
        </w:trPr>
        <w:tc>
          <w:tcPr>
            <w:tcW w:w="20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5834B263" w14:textId="2FDF478A">
            <w:r w:rsidRPr="7BF10C0D">
              <w:rPr>
                <w:rFonts w:ascii="Montserrat" w:hAnsi="Montserrat" w:eastAsia="Montserrat" w:cs="Montserrat"/>
                <w:color w:val="252135"/>
                <w:sz w:val="21"/>
                <w:szCs w:val="21"/>
              </w:rPr>
              <w:t>5</w:t>
            </w:r>
          </w:p>
        </w:tc>
        <w:tc>
          <w:tcPr>
            <w:tcW w:w="30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4E8F87CC" w14:textId="536C62D3">
            <w:r w:rsidRPr="7BF10C0D">
              <w:rPr>
                <w:rFonts w:ascii="Montserrat" w:hAnsi="Montserrat" w:eastAsia="Montserrat" w:cs="Montserrat"/>
                <w:color w:val="252135"/>
                <w:sz w:val="21"/>
                <w:szCs w:val="21"/>
              </w:rPr>
              <w:t>Condenado</w:t>
            </w:r>
          </w:p>
        </w:tc>
        <w:tc>
          <w:tcPr>
            <w:tcW w:w="4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062862A4" w14:textId="7F2F9F51"/>
        </w:tc>
      </w:tr>
      <w:tr w:rsidR="7BF10C0D" w:rsidTr="7BF10C0D" w14:paraId="0BC1993F" w14:textId="77777777">
        <w:trPr>
          <w:trHeight w:val="300"/>
        </w:trPr>
        <w:tc>
          <w:tcPr>
            <w:tcW w:w="20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13EE48C6" w14:textId="14484779">
            <w:r w:rsidRPr="7BF10C0D">
              <w:rPr>
                <w:rFonts w:ascii="Montserrat" w:hAnsi="Montserrat" w:eastAsia="Montserrat" w:cs="Montserrat"/>
                <w:color w:val="252135"/>
                <w:sz w:val="21"/>
                <w:szCs w:val="21"/>
              </w:rPr>
              <w:t>6</w:t>
            </w:r>
          </w:p>
        </w:tc>
        <w:tc>
          <w:tcPr>
            <w:tcW w:w="30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4FA59739" w14:textId="632E55AE">
            <w:r w:rsidRPr="7BF10C0D">
              <w:rPr>
                <w:rFonts w:ascii="Montserrat" w:hAnsi="Montserrat" w:eastAsia="Montserrat" w:cs="Montserrat"/>
                <w:color w:val="252135"/>
                <w:sz w:val="21"/>
                <w:szCs w:val="21"/>
              </w:rPr>
              <w:t>Fugitivo</w:t>
            </w:r>
          </w:p>
        </w:tc>
        <w:tc>
          <w:tcPr>
            <w:tcW w:w="4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3B1BB453" w14:textId="5F6ACCF6"/>
        </w:tc>
      </w:tr>
      <w:tr w:rsidR="7BF10C0D" w:rsidTr="7BF10C0D" w14:paraId="650AE2FB" w14:textId="77777777">
        <w:trPr>
          <w:trHeight w:val="300"/>
        </w:trPr>
        <w:tc>
          <w:tcPr>
            <w:tcW w:w="20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56C0F735" w14:textId="2B4A493F">
            <w:r w:rsidRPr="7BF10C0D">
              <w:rPr>
                <w:rFonts w:ascii="Montserrat" w:hAnsi="Montserrat" w:eastAsia="Montserrat" w:cs="Montserrat"/>
                <w:color w:val="252135"/>
                <w:sz w:val="21"/>
                <w:szCs w:val="21"/>
              </w:rPr>
              <w:t>7</w:t>
            </w:r>
          </w:p>
        </w:tc>
        <w:tc>
          <w:tcPr>
            <w:tcW w:w="30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34E7D336" w14:textId="36B657CC">
            <w:r w:rsidRPr="7BF10C0D">
              <w:rPr>
                <w:rFonts w:ascii="Montserrat" w:hAnsi="Montserrat" w:eastAsia="Montserrat" w:cs="Montserrat"/>
                <w:color w:val="252135"/>
                <w:sz w:val="21"/>
                <w:szCs w:val="21"/>
              </w:rPr>
              <w:t>En libertad condicional</w:t>
            </w:r>
          </w:p>
        </w:tc>
        <w:tc>
          <w:tcPr>
            <w:tcW w:w="4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06BB1E0A" w14:textId="7BEF3C93"/>
        </w:tc>
      </w:tr>
      <w:tr w:rsidR="7BF10C0D" w:rsidTr="7BF10C0D" w14:paraId="7029F03D" w14:textId="77777777">
        <w:trPr>
          <w:trHeight w:val="300"/>
        </w:trPr>
        <w:tc>
          <w:tcPr>
            <w:tcW w:w="20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6265AC8E" w14:textId="26BEBF7E">
            <w:r w:rsidRPr="7BF10C0D">
              <w:rPr>
                <w:rFonts w:ascii="Montserrat" w:hAnsi="Montserrat" w:eastAsia="Montserrat" w:cs="Montserrat"/>
                <w:color w:val="252135"/>
                <w:sz w:val="21"/>
                <w:szCs w:val="21"/>
              </w:rPr>
              <w:t>8</w:t>
            </w:r>
          </w:p>
        </w:tc>
        <w:tc>
          <w:tcPr>
            <w:tcW w:w="30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3D872405" w14:textId="78BAC7A6">
            <w:r w:rsidRPr="7BF10C0D">
              <w:rPr>
                <w:rFonts w:ascii="Montserrat" w:hAnsi="Montserrat" w:eastAsia="Montserrat" w:cs="Montserrat"/>
                <w:color w:val="252135"/>
                <w:sz w:val="21"/>
                <w:szCs w:val="21"/>
              </w:rPr>
              <w:t>Prisión preventiva</w:t>
            </w:r>
          </w:p>
        </w:tc>
        <w:tc>
          <w:tcPr>
            <w:tcW w:w="4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6C3D52A4" w14:textId="69CB9986"/>
        </w:tc>
      </w:tr>
      <w:tr w:rsidR="7BF10C0D" w:rsidTr="7BF10C0D" w14:paraId="328E2F4F" w14:textId="77777777">
        <w:trPr>
          <w:trHeight w:val="300"/>
        </w:trPr>
        <w:tc>
          <w:tcPr>
            <w:tcW w:w="20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28FE5B7C" w14:textId="4844EBA9">
            <w:r w:rsidRPr="7BF10C0D">
              <w:rPr>
                <w:rFonts w:ascii="Montserrat" w:hAnsi="Montserrat" w:eastAsia="Montserrat" w:cs="Montserrat"/>
                <w:color w:val="252135"/>
                <w:sz w:val="21"/>
                <w:szCs w:val="21"/>
              </w:rPr>
              <w:t>9</w:t>
            </w:r>
          </w:p>
        </w:tc>
        <w:tc>
          <w:tcPr>
            <w:tcW w:w="30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194F2A5A" w14:textId="266EB025">
            <w:r w:rsidRPr="7BF10C0D">
              <w:rPr>
                <w:rFonts w:ascii="Montserrat" w:hAnsi="Montserrat" w:eastAsia="Montserrat" w:cs="Montserrat"/>
                <w:color w:val="252135"/>
                <w:sz w:val="21"/>
                <w:szCs w:val="21"/>
              </w:rPr>
              <w:t>Otro</w:t>
            </w:r>
          </w:p>
        </w:tc>
        <w:tc>
          <w:tcPr>
            <w:tcW w:w="429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63F869BC" w14:textId="41E26A1E"/>
        </w:tc>
      </w:tr>
      <w:tr w:rsidR="7BF10C0D" w:rsidTr="7BF10C0D" w14:paraId="589AFB34" w14:textId="77777777">
        <w:trPr>
          <w:trHeight w:val="300"/>
        </w:trPr>
        <w:tc>
          <w:tcPr>
            <w:tcW w:w="20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0D3D7F00" w14:textId="4B1A3708">
            <w:r w:rsidRPr="7BF10C0D">
              <w:rPr>
                <w:rFonts w:ascii="Montserrat" w:hAnsi="Montserrat" w:eastAsia="Montserrat" w:cs="Montserrat"/>
                <w:color w:val="252135"/>
                <w:sz w:val="21"/>
                <w:szCs w:val="21"/>
              </w:rPr>
              <w:t>10</w:t>
            </w:r>
          </w:p>
        </w:tc>
        <w:tc>
          <w:tcPr>
            <w:tcW w:w="30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6C5EE6A6" w14:textId="202DA7DE">
            <w:r w:rsidRPr="7BF10C0D">
              <w:rPr>
                <w:rFonts w:ascii="Montserrat" w:hAnsi="Montserrat" w:eastAsia="Montserrat" w:cs="Montserrat"/>
                <w:color w:val="252135"/>
                <w:sz w:val="21"/>
                <w:szCs w:val="21"/>
              </w:rPr>
              <w:t>Se Desconoce</w:t>
            </w:r>
          </w:p>
        </w:tc>
        <w:tc>
          <w:tcPr>
            <w:tcW w:w="4290" w:type="dxa"/>
            <w:vAlign w:val="center"/>
          </w:tcPr>
          <w:p w:rsidR="7BF10C0D" w:rsidRDefault="7BF10C0D" w14:paraId="5B68620F" w14:textId="13A08060"/>
        </w:tc>
      </w:tr>
    </w:tbl>
    <w:p w:rsidR="7BF10C0D" w:rsidP="68915830" w:rsidRDefault="7BF10C0D" w14:paraId="08C20B81" w14:textId="36EEDB2E"/>
    <w:tbl>
      <w:tblPr>
        <w:tblStyle w:val="TableGrid"/>
        <w:tblW w:w="0" w:type="auto"/>
        <w:tblBorders>
          <w:top w:val="single" w:color="000000" w:themeColor="text1" w:sz="6" w:space="0"/>
          <w:left w:val="single" w:color="000000" w:themeColor="text1" w:sz="6" w:space="0"/>
          <w:bottom w:val="single" w:color="000000" w:themeColor="text1" w:sz="6" w:space="0"/>
          <w:right w:val="single" w:color="000000" w:themeColor="text1" w:sz="6" w:space="0"/>
        </w:tblBorders>
        <w:tblLayout w:type="fixed"/>
        <w:tblLook w:val="06A0" w:firstRow="1" w:lastRow="0" w:firstColumn="1" w:lastColumn="0" w:noHBand="1" w:noVBand="1"/>
      </w:tblPr>
      <w:tblGrid>
        <w:gridCol w:w="1695"/>
        <w:gridCol w:w="3585"/>
        <w:gridCol w:w="4080"/>
      </w:tblGrid>
      <w:tr w:rsidR="7BF10C0D" w:rsidTr="7BF10C0D" w14:paraId="09167FE5" w14:textId="77777777">
        <w:trPr>
          <w:trHeight w:val="300"/>
        </w:trPr>
        <w:tc>
          <w:tcPr>
            <w:tcW w:w="9360"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7BF10C0D" w:rsidP="7BF10C0D" w:rsidRDefault="7BF10C0D" w14:paraId="7D625E94" w14:textId="58FCD0F3">
            <w:pPr>
              <w:jc w:val="center"/>
              <w:rPr>
                <w:rFonts w:ascii="Montserrat" w:hAnsi="Montserrat" w:eastAsia="Montserrat" w:cs="Montserrat"/>
                <w:b/>
                <w:bCs/>
                <w:color w:val="252135"/>
                <w:sz w:val="21"/>
                <w:szCs w:val="21"/>
              </w:rPr>
            </w:pPr>
            <w:r w:rsidRPr="7BF10C0D">
              <w:rPr>
                <w:rFonts w:ascii="Montserrat" w:hAnsi="Montserrat" w:eastAsia="Montserrat" w:cs="Montserrat"/>
                <w:b/>
                <w:bCs/>
                <w:color w:val="252135"/>
                <w:sz w:val="21"/>
                <w:szCs w:val="21"/>
              </w:rPr>
              <w:t>Tipo de Organismo</w:t>
            </w:r>
          </w:p>
        </w:tc>
      </w:tr>
      <w:tr w:rsidR="7BF10C0D" w:rsidTr="7BF10C0D" w14:paraId="1BDDC80B" w14:textId="77777777">
        <w:trPr>
          <w:trHeight w:val="300"/>
        </w:trPr>
        <w:tc>
          <w:tcPr>
            <w:tcW w:w="169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7BF10C0D" w:rsidP="7BF10C0D" w:rsidRDefault="7BF10C0D" w14:paraId="71DFC5F2" w14:textId="0C4C9DC5">
            <w:pPr>
              <w:jc w:val="center"/>
            </w:pPr>
            <w:r w:rsidRPr="7BF10C0D">
              <w:rPr>
                <w:rFonts w:ascii="Montserrat" w:hAnsi="Montserrat" w:eastAsia="Montserrat" w:cs="Montserrat"/>
                <w:b/>
                <w:bCs/>
                <w:color w:val="252135"/>
                <w:sz w:val="21"/>
                <w:szCs w:val="21"/>
              </w:rPr>
              <w:t>Código</w:t>
            </w:r>
          </w:p>
        </w:tc>
        <w:tc>
          <w:tcPr>
            <w:tcW w:w="358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7BF10C0D" w:rsidP="7BF10C0D" w:rsidRDefault="7BF10C0D" w14:paraId="4B10246D" w14:textId="3571FCE1">
            <w:pPr>
              <w:jc w:val="center"/>
            </w:pPr>
            <w:r w:rsidRPr="7BF10C0D">
              <w:rPr>
                <w:rFonts w:ascii="Montserrat" w:hAnsi="Montserrat" w:eastAsia="Montserrat" w:cs="Montserrat"/>
                <w:b/>
                <w:bCs/>
                <w:color w:val="252135"/>
                <w:sz w:val="21"/>
                <w:szCs w:val="21"/>
              </w:rPr>
              <w:t>Título</w:t>
            </w:r>
          </w:p>
        </w:tc>
        <w:tc>
          <w:tcPr>
            <w:tcW w:w="408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7BF10C0D" w:rsidP="7BF10C0D" w:rsidRDefault="7BF10C0D" w14:paraId="20132B25" w14:textId="4806EC33">
            <w:pPr>
              <w:jc w:val="center"/>
            </w:pPr>
            <w:r w:rsidRPr="7BF10C0D">
              <w:rPr>
                <w:rFonts w:ascii="Montserrat" w:hAnsi="Montserrat" w:eastAsia="Montserrat" w:cs="Montserrat"/>
                <w:b/>
                <w:bCs/>
                <w:color w:val="252135"/>
                <w:sz w:val="21"/>
                <w:szCs w:val="21"/>
              </w:rPr>
              <w:t>Descripción</w:t>
            </w:r>
          </w:p>
        </w:tc>
      </w:tr>
      <w:tr w:rsidR="7BF10C0D" w:rsidTr="7BF10C0D" w14:paraId="480444B6" w14:textId="77777777">
        <w:trPr>
          <w:trHeight w:val="300"/>
        </w:trPr>
        <w:tc>
          <w:tcPr>
            <w:tcW w:w="16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7F308436" w14:textId="785DCD78">
            <w:r w:rsidRPr="7BF10C0D">
              <w:rPr>
                <w:rFonts w:ascii="Montserrat" w:hAnsi="Montserrat" w:eastAsia="Montserrat" w:cs="Montserrat"/>
                <w:color w:val="252135"/>
                <w:sz w:val="21"/>
                <w:szCs w:val="21"/>
              </w:rPr>
              <w:t>1</w:t>
            </w:r>
          </w:p>
        </w:tc>
        <w:tc>
          <w:tcPr>
            <w:tcW w:w="35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6AFD989C" w14:textId="34F39BE3">
            <w:r w:rsidRPr="7BF10C0D">
              <w:rPr>
                <w:rFonts w:ascii="Montserrat" w:hAnsi="Montserrat" w:eastAsia="Montserrat" w:cs="Montserrat"/>
                <w:color w:val="252135"/>
                <w:sz w:val="21"/>
                <w:szCs w:val="21"/>
              </w:rPr>
              <w:t>Policial</w:t>
            </w:r>
          </w:p>
        </w:tc>
        <w:tc>
          <w:tcPr>
            <w:tcW w:w="408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2C51461D" w14:textId="21C25FE5">
            <w:r w:rsidRPr="7BF10C0D">
              <w:rPr>
                <w:rFonts w:ascii="Montserrat" w:hAnsi="Montserrat" w:eastAsia="Montserrat" w:cs="Montserrat"/>
                <w:color w:val="252135"/>
                <w:sz w:val="21"/>
                <w:szCs w:val="21"/>
              </w:rPr>
              <w:t>Organismo Policial incluyendo servicios de emergencia.</w:t>
            </w:r>
          </w:p>
        </w:tc>
      </w:tr>
      <w:tr w:rsidR="7BF10C0D" w:rsidTr="7BF10C0D" w14:paraId="7648394B" w14:textId="77777777">
        <w:trPr>
          <w:trHeight w:val="300"/>
        </w:trPr>
        <w:tc>
          <w:tcPr>
            <w:tcW w:w="16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0593A2E1" w14:textId="601D309E">
            <w:r w:rsidRPr="7BF10C0D">
              <w:rPr>
                <w:rFonts w:ascii="Montserrat" w:hAnsi="Montserrat" w:eastAsia="Montserrat" w:cs="Montserrat"/>
                <w:color w:val="252135"/>
                <w:sz w:val="21"/>
                <w:szCs w:val="21"/>
              </w:rPr>
              <w:t>2</w:t>
            </w:r>
          </w:p>
        </w:tc>
        <w:tc>
          <w:tcPr>
            <w:tcW w:w="35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3F3483F9" w14:textId="5F3A81CD">
            <w:r w:rsidRPr="7BF10C0D">
              <w:rPr>
                <w:rFonts w:ascii="Montserrat" w:hAnsi="Montserrat" w:eastAsia="Montserrat" w:cs="Montserrat"/>
                <w:color w:val="252135"/>
                <w:sz w:val="21"/>
                <w:szCs w:val="21"/>
              </w:rPr>
              <w:t>Judicial</w:t>
            </w:r>
          </w:p>
        </w:tc>
        <w:tc>
          <w:tcPr>
            <w:tcW w:w="408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2E8D0349" w14:textId="3B0B1CFD">
            <w:r w:rsidRPr="7BF10C0D">
              <w:rPr>
                <w:rFonts w:ascii="Montserrat" w:hAnsi="Montserrat" w:eastAsia="Montserrat" w:cs="Montserrat"/>
                <w:color w:val="252135"/>
                <w:sz w:val="21"/>
                <w:szCs w:val="21"/>
              </w:rPr>
              <w:t>Organismo Judicial a nivel nacional.</w:t>
            </w:r>
          </w:p>
        </w:tc>
      </w:tr>
      <w:tr w:rsidR="7BF10C0D" w:rsidTr="7BF10C0D" w14:paraId="72D79299" w14:textId="77777777">
        <w:trPr>
          <w:trHeight w:val="300"/>
        </w:trPr>
        <w:tc>
          <w:tcPr>
            <w:tcW w:w="16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747E1323" w14:textId="3B93DCAC">
            <w:r w:rsidRPr="7BF10C0D">
              <w:rPr>
                <w:rFonts w:ascii="Montserrat" w:hAnsi="Montserrat" w:eastAsia="Montserrat" w:cs="Montserrat"/>
                <w:color w:val="252135"/>
                <w:sz w:val="21"/>
                <w:szCs w:val="21"/>
              </w:rPr>
              <w:t>3</w:t>
            </w:r>
          </w:p>
        </w:tc>
        <w:tc>
          <w:tcPr>
            <w:tcW w:w="35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3A8CC6EA" w14:textId="391734E5">
            <w:r w:rsidRPr="7BF10C0D">
              <w:rPr>
                <w:rFonts w:ascii="Montserrat" w:hAnsi="Montserrat" w:eastAsia="Montserrat" w:cs="Montserrat"/>
                <w:color w:val="252135"/>
                <w:sz w:val="21"/>
                <w:szCs w:val="21"/>
              </w:rPr>
              <w:t>Fiscalía</w:t>
            </w:r>
          </w:p>
        </w:tc>
        <w:tc>
          <w:tcPr>
            <w:tcW w:w="408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327B0408" w14:textId="61757571">
            <w:r w:rsidRPr="7BF10C0D">
              <w:rPr>
                <w:rFonts w:ascii="Montserrat" w:hAnsi="Montserrat" w:eastAsia="Montserrat" w:cs="Montserrat"/>
                <w:color w:val="252135"/>
                <w:sz w:val="21"/>
                <w:szCs w:val="21"/>
              </w:rPr>
              <w:t>Fiscalía.</w:t>
            </w:r>
          </w:p>
        </w:tc>
      </w:tr>
      <w:tr w:rsidR="7BF10C0D" w:rsidTr="7BF10C0D" w14:paraId="684EF7D9" w14:textId="77777777">
        <w:trPr>
          <w:trHeight w:val="300"/>
        </w:trPr>
        <w:tc>
          <w:tcPr>
            <w:tcW w:w="16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0B9A4340" w14:textId="721CB70F">
            <w:r w:rsidRPr="7BF10C0D">
              <w:rPr>
                <w:rFonts w:ascii="Montserrat" w:hAnsi="Montserrat" w:eastAsia="Montserrat" w:cs="Montserrat"/>
                <w:color w:val="252135"/>
                <w:sz w:val="21"/>
                <w:szCs w:val="21"/>
              </w:rPr>
              <w:t>4</w:t>
            </w:r>
          </w:p>
        </w:tc>
        <w:tc>
          <w:tcPr>
            <w:tcW w:w="35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78415D2D" w14:textId="17529549">
            <w:r w:rsidRPr="7BF10C0D">
              <w:rPr>
                <w:rFonts w:ascii="Montserrat" w:hAnsi="Montserrat" w:eastAsia="Montserrat" w:cs="Montserrat"/>
                <w:color w:val="252135"/>
                <w:sz w:val="21"/>
                <w:szCs w:val="21"/>
              </w:rPr>
              <w:t>Salud</w:t>
            </w:r>
          </w:p>
        </w:tc>
        <w:tc>
          <w:tcPr>
            <w:tcW w:w="408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48AD535E" w14:textId="4E6783A0">
            <w:r w:rsidRPr="7BF10C0D">
              <w:rPr>
                <w:rFonts w:ascii="Montserrat" w:hAnsi="Montserrat" w:eastAsia="Montserrat" w:cs="Montserrat"/>
                <w:color w:val="252135"/>
                <w:sz w:val="21"/>
                <w:szCs w:val="21"/>
              </w:rPr>
              <w:t>Institución de Salud</w:t>
            </w:r>
          </w:p>
        </w:tc>
      </w:tr>
      <w:tr w:rsidR="7BF10C0D" w:rsidTr="7BF10C0D" w14:paraId="2838FD65" w14:textId="77777777">
        <w:trPr>
          <w:trHeight w:val="300"/>
        </w:trPr>
        <w:tc>
          <w:tcPr>
            <w:tcW w:w="16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5FF9356F" w14:textId="1FAA40B0">
            <w:r w:rsidRPr="7BF10C0D">
              <w:rPr>
                <w:rFonts w:ascii="Montserrat" w:hAnsi="Montserrat" w:eastAsia="Montserrat" w:cs="Montserrat"/>
                <w:color w:val="252135"/>
                <w:sz w:val="21"/>
                <w:szCs w:val="21"/>
              </w:rPr>
              <w:t>5</w:t>
            </w:r>
          </w:p>
        </w:tc>
        <w:tc>
          <w:tcPr>
            <w:tcW w:w="35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3CF33A12" w14:textId="44418E73">
            <w:r w:rsidRPr="7BF10C0D">
              <w:rPr>
                <w:rFonts w:ascii="Montserrat" w:hAnsi="Montserrat" w:eastAsia="Montserrat" w:cs="Montserrat"/>
                <w:color w:val="252135"/>
                <w:sz w:val="21"/>
                <w:szCs w:val="21"/>
              </w:rPr>
              <w:t>Ministerio de Desarrollo Social</w:t>
            </w:r>
          </w:p>
        </w:tc>
        <w:tc>
          <w:tcPr>
            <w:tcW w:w="408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36591BB4" w14:textId="0BD2040A">
            <w:r w:rsidRPr="7BF10C0D">
              <w:rPr>
                <w:rFonts w:ascii="Montserrat" w:hAnsi="Montserrat" w:eastAsia="Montserrat" w:cs="Montserrat"/>
                <w:color w:val="252135"/>
                <w:sz w:val="21"/>
                <w:szCs w:val="21"/>
              </w:rPr>
              <w:t>Ministerio de Desarrollo Social</w:t>
            </w:r>
          </w:p>
        </w:tc>
      </w:tr>
      <w:tr w:rsidR="7BF10C0D" w:rsidTr="7BF10C0D" w14:paraId="7A51DD74" w14:textId="77777777">
        <w:trPr>
          <w:trHeight w:val="300"/>
        </w:trPr>
        <w:tc>
          <w:tcPr>
            <w:tcW w:w="16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0DE91E80" w14:textId="2A1B720B">
            <w:r w:rsidRPr="7BF10C0D">
              <w:rPr>
                <w:rFonts w:ascii="Montserrat" w:hAnsi="Montserrat" w:eastAsia="Montserrat" w:cs="Montserrat"/>
                <w:color w:val="252135"/>
                <w:sz w:val="21"/>
                <w:szCs w:val="21"/>
              </w:rPr>
              <w:t>6</w:t>
            </w:r>
          </w:p>
        </w:tc>
        <w:tc>
          <w:tcPr>
            <w:tcW w:w="35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010D01F9" w14:textId="714BF80D">
            <w:r w:rsidRPr="7BF10C0D">
              <w:rPr>
                <w:rFonts w:ascii="Montserrat" w:hAnsi="Montserrat" w:eastAsia="Montserrat" w:cs="Montserrat"/>
                <w:color w:val="252135"/>
                <w:sz w:val="21"/>
                <w:szCs w:val="21"/>
              </w:rPr>
              <w:t>Justicia Provincial</w:t>
            </w:r>
          </w:p>
        </w:tc>
        <w:tc>
          <w:tcPr>
            <w:tcW w:w="408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16DD4B7D" w14:textId="2D63AEAF">
            <w:r w:rsidRPr="7BF10C0D">
              <w:rPr>
                <w:rFonts w:ascii="Montserrat" w:hAnsi="Montserrat" w:eastAsia="Montserrat" w:cs="Montserrat"/>
                <w:color w:val="252135"/>
                <w:sz w:val="21"/>
                <w:szCs w:val="21"/>
              </w:rPr>
              <w:t>Poder Judicial a nivel provincial</w:t>
            </w:r>
          </w:p>
        </w:tc>
      </w:tr>
      <w:tr w:rsidR="7BF10C0D" w:rsidTr="7BF10C0D" w14:paraId="3E447ED8" w14:textId="77777777">
        <w:trPr>
          <w:trHeight w:val="300"/>
        </w:trPr>
        <w:tc>
          <w:tcPr>
            <w:tcW w:w="16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64143073" w14:textId="249038AF">
            <w:r w:rsidRPr="7BF10C0D">
              <w:rPr>
                <w:rFonts w:ascii="Montserrat" w:hAnsi="Montserrat" w:eastAsia="Montserrat" w:cs="Montserrat"/>
                <w:color w:val="252135"/>
                <w:sz w:val="21"/>
                <w:szCs w:val="21"/>
              </w:rPr>
              <w:t>7</w:t>
            </w:r>
          </w:p>
        </w:tc>
        <w:tc>
          <w:tcPr>
            <w:tcW w:w="35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29658EAE" w14:textId="65CC7E51">
            <w:r w:rsidRPr="7BF10C0D">
              <w:rPr>
                <w:rFonts w:ascii="Montserrat" w:hAnsi="Montserrat" w:eastAsia="Montserrat" w:cs="Montserrat"/>
                <w:color w:val="252135"/>
                <w:sz w:val="21"/>
                <w:szCs w:val="21"/>
              </w:rPr>
              <w:t>Ministerio Publico Fiscal</w:t>
            </w:r>
          </w:p>
        </w:tc>
        <w:tc>
          <w:tcPr>
            <w:tcW w:w="408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69AA7482" w14:textId="47E98547"/>
        </w:tc>
      </w:tr>
      <w:tr w:rsidR="7BF10C0D" w:rsidTr="7BF10C0D" w14:paraId="58D2C439" w14:textId="77777777">
        <w:trPr>
          <w:trHeight w:val="300"/>
        </w:trPr>
        <w:tc>
          <w:tcPr>
            <w:tcW w:w="16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6BB8D54D" w14:textId="0DAE094B">
            <w:r w:rsidRPr="7BF10C0D">
              <w:rPr>
                <w:rFonts w:ascii="Montserrat" w:hAnsi="Montserrat" w:eastAsia="Montserrat" w:cs="Montserrat"/>
                <w:color w:val="252135"/>
                <w:sz w:val="21"/>
                <w:szCs w:val="21"/>
              </w:rPr>
              <w:t>8</w:t>
            </w:r>
          </w:p>
        </w:tc>
        <w:tc>
          <w:tcPr>
            <w:tcW w:w="35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7DEDEC3D" w14:textId="0DBC8028">
            <w:r w:rsidRPr="7BF10C0D">
              <w:rPr>
                <w:rFonts w:ascii="Montserrat" w:hAnsi="Montserrat" w:eastAsia="Montserrat" w:cs="Montserrat"/>
                <w:color w:val="252135"/>
                <w:sz w:val="21"/>
                <w:szCs w:val="21"/>
              </w:rPr>
              <w:t>Ministerio de Justicia</w:t>
            </w:r>
          </w:p>
        </w:tc>
        <w:tc>
          <w:tcPr>
            <w:tcW w:w="408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1C06FA01" w14:textId="52040E3C">
            <w:r w:rsidRPr="7BF10C0D">
              <w:rPr>
                <w:rFonts w:ascii="Montserrat" w:hAnsi="Montserrat" w:eastAsia="Montserrat" w:cs="Montserrat"/>
                <w:color w:val="252135"/>
                <w:sz w:val="21"/>
                <w:szCs w:val="21"/>
              </w:rPr>
              <w:t>Ministerio de Justicia</w:t>
            </w:r>
          </w:p>
        </w:tc>
      </w:tr>
      <w:tr w:rsidR="7BF10C0D" w:rsidTr="7BF10C0D" w14:paraId="561B4C61" w14:textId="77777777">
        <w:trPr>
          <w:trHeight w:val="300"/>
        </w:trPr>
        <w:tc>
          <w:tcPr>
            <w:tcW w:w="16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43362A88" w14:textId="7DBF69E4">
            <w:r w:rsidRPr="7BF10C0D">
              <w:rPr>
                <w:rFonts w:ascii="Montserrat" w:hAnsi="Montserrat" w:eastAsia="Montserrat" w:cs="Montserrat"/>
                <w:color w:val="252135"/>
                <w:sz w:val="21"/>
                <w:szCs w:val="21"/>
              </w:rPr>
              <w:t>9</w:t>
            </w:r>
          </w:p>
        </w:tc>
        <w:tc>
          <w:tcPr>
            <w:tcW w:w="35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399268AE" w14:textId="39ACC874">
            <w:r w:rsidRPr="7BF10C0D">
              <w:rPr>
                <w:rFonts w:ascii="Montserrat" w:hAnsi="Montserrat" w:eastAsia="Montserrat" w:cs="Montserrat"/>
                <w:color w:val="252135"/>
                <w:sz w:val="21"/>
                <w:szCs w:val="21"/>
              </w:rPr>
              <w:t>Medicina</w:t>
            </w:r>
          </w:p>
        </w:tc>
        <w:tc>
          <w:tcPr>
            <w:tcW w:w="408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5080E89F" w14:textId="355A5CAF">
            <w:r w:rsidRPr="7BF10C0D">
              <w:rPr>
                <w:rFonts w:ascii="Montserrat" w:hAnsi="Montserrat" w:eastAsia="Montserrat" w:cs="Montserrat"/>
                <w:color w:val="252135"/>
                <w:sz w:val="21"/>
                <w:szCs w:val="21"/>
              </w:rPr>
              <w:t>Medicina Legal o Forense</w:t>
            </w:r>
          </w:p>
        </w:tc>
      </w:tr>
      <w:tr w:rsidR="7BF10C0D" w:rsidTr="7BF10C0D" w14:paraId="40000C9E" w14:textId="77777777">
        <w:trPr>
          <w:trHeight w:val="300"/>
        </w:trPr>
        <w:tc>
          <w:tcPr>
            <w:tcW w:w="169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7B8D28B7" w14:textId="2A3F6208">
            <w:r w:rsidRPr="7BF10C0D">
              <w:rPr>
                <w:rFonts w:ascii="Montserrat" w:hAnsi="Montserrat" w:eastAsia="Montserrat" w:cs="Montserrat"/>
                <w:color w:val="252135"/>
                <w:sz w:val="21"/>
                <w:szCs w:val="21"/>
              </w:rPr>
              <w:t>10</w:t>
            </w:r>
          </w:p>
        </w:tc>
        <w:tc>
          <w:tcPr>
            <w:tcW w:w="358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138DB37E" w14:textId="282AABF3">
            <w:r w:rsidRPr="7BF10C0D">
              <w:rPr>
                <w:rFonts w:ascii="Montserrat" w:hAnsi="Montserrat" w:eastAsia="Montserrat" w:cs="Montserrat"/>
                <w:color w:val="252135"/>
                <w:sz w:val="21"/>
                <w:szCs w:val="21"/>
              </w:rPr>
              <w:t>Secretaria de la Mujer</w:t>
            </w:r>
          </w:p>
        </w:tc>
        <w:tc>
          <w:tcPr>
            <w:tcW w:w="408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11C5FB65" w14:textId="23A5D1D3">
            <w:r w:rsidRPr="7BF10C0D">
              <w:rPr>
                <w:rFonts w:ascii="Montserrat" w:hAnsi="Montserrat" w:eastAsia="Montserrat" w:cs="Montserrat"/>
                <w:color w:val="252135"/>
                <w:sz w:val="21"/>
                <w:szCs w:val="21"/>
              </w:rPr>
              <w:t>Ministerio o Secretaría de la Mujer</w:t>
            </w:r>
          </w:p>
        </w:tc>
      </w:tr>
    </w:tbl>
    <w:p w:rsidR="7BF10C0D" w:rsidP="7BF10C0D" w:rsidRDefault="7BF10C0D" w14:paraId="699105D7" w14:textId="41A1162C"/>
    <w:p w:rsidR="7BF10C0D" w:rsidP="7BF10C0D" w:rsidRDefault="7BF10C0D" w14:paraId="41F3DDEC" w14:textId="7714534A"/>
    <w:p w:rsidR="7BF10C0D" w:rsidP="7BF10C0D" w:rsidRDefault="7BF10C0D" w14:paraId="3DAFDADF" w14:textId="7E843A17"/>
    <w:p w:rsidR="68915830" w:rsidP="68915830" w:rsidRDefault="68915830" w14:paraId="2BD770E8" w14:textId="0D4572DF"/>
    <w:p w:rsidR="68915830" w:rsidP="68915830" w:rsidRDefault="68915830" w14:paraId="21D70D5F" w14:textId="13E8D167"/>
    <w:p w:rsidR="68915830" w:rsidP="68915830" w:rsidRDefault="68915830" w14:paraId="7329DF8E" w14:textId="4E474EA9"/>
    <w:tbl>
      <w:tblPr>
        <w:tblStyle w:val="TableGrid"/>
        <w:tblW w:w="0" w:type="auto"/>
        <w:tblBorders>
          <w:top w:val="single" w:color="000000" w:themeColor="text1" w:sz="6" w:space="0"/>
          <w:left w:val="single" w:color="000000" w:themeColor="text1" w:sz="6" w:space="0"/>
          <w:bottom w:val="single" w:color="000000" w:themeColor="text1" w:sz="6" w:space="0"/>
          <w:right w:val="single" w:color="000000" w:themeColor="text1" w:sz="6" w:space="0"/>
        </w:tblBorders>
        <w:tblLayout w:type="fixed"/>
        <w:tblLook w:val="06A0" w:firstRow="1" w:lastRow="0" w:firstColumn="1" w:lastColumn="0" w:noHBand="1" w:noVBand="1"/>
      </w:tblPr>
      <w:tblGrid>
        <w:gridCol w:w="1515"/>
        <w:gridCol w:w="2565"/>
        <w:gridCol w:w="5280"/>
      </w:tblGrid>
      <w:tr w:rsidR="7BF10C0D" w:rsidTr="7BF10C0D" w14:paraId="4817F22D" w14:textId="77777777">
        <w:trPr>
          <w:trHeight w:val="300"/>
        </w:trPr>
        <w:tc>
          <w:tcPr>
            <w:tcW w:w="9360"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7BF10C0D" w:rsidP="7BF10C0D" w:rsidRDefault="7BF10C0D" w14:paraId="6A1A0943" w14:textId="3ED535A2">
            <w:pPr>
              <w:jc w:val="center"/>
              <w:rPr>
                <w:rFonts w:ascii="Montserrat" w:hAnsi="Montserrat" w:eastAsia="Montserrat" w:cs="Montserrat"/>
                <w:b/>
                <w:bCs/>
                <w:color w:val="252135"/>
                <w:sz w:val="21"/>
                <w:szCs w:val="21"/>
              </w:rPr>
            </w:pPr>
            <w:r w:rsidRPr="7BF10C0D">
              <w:rPr>
                <w:rFonts w:ascii="Montserrat" w:hAnsi="Montserrat" w:eastAsia="Montserrat" w:cs="Montserrat"/>
                <w:b/>
                <w:bCs/>
                <w:color w:val="252135"/>
                <w:sz w:val="21"/>
                <w:szCs w:val="21"/>
              </w:rPr>
              <w:t>Tipo de Lugar</w:t>
            </w:r>
          </w:p>
        </w:tc>
      </w:tr>
      <w:tr w:rsidR="7BF10C0D" w:rsidTr="7BF10C0D" w14:paraId="6E3B7319" w14:textId="77777777">
        <w:trPr>
          <w:trHeight w:val="300"/>
        </w:trPr>
        <w:tc>
          <w:tcPr>
            <w:tcW w:w="151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7BF10C0D" w:rsidP="7BF10C0D" w:rsidRDefault="7BF10C0D" w14:paraId="0792E854" w14:textId="7F1C0459">
            <w:pPr>
              <w:jc w:val="center"/>
            </w:pPr>
            <w:r w:rsidRPr="7BF10C0D">
              <w:rPr>
                <w:rFonts w:ascii="Montserrat" w:hAnsi="Montserrat" w:eastAsia="Montserrat" w:cs="Montserrat"/>
                <w:b/>
                <w:bCs/>
                <w:color w:val="252135"/>
                <w:sz w:val="21"/>
                <w:szCs w:val="21"/>
              </w:rPr>
              <w:t>Código</w:t>
            </w:r>
          </w:p>
        </w:tc>
        <w:tc>
          <w:tcPr>
            <w:tcW w:w="256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7BF10C0D" w:rsidP="7BF10C0D" w:rsidRDefault="7BF10C0D" w14:paraId="74D10533" w14:textId="4DFE3CB7">
            <w:pPr>
              <w:jc w:val="center"/>
            </w:pPr>
            <w:r w:rsidRPr="7BF10C0D">
              <w:rPr>
                <w:rFonts w:ascii="Montserrat" w:hAnsi="Montserrat" w:eastAsia="Montserrat" w:cs="Montserrat"/>
                <w:b/>
                <w:bCs/>
                <w:color w:val="252135"/>
                <w:sz w:val="21"/>
                <w:szCs w:val="21"/>
              </w:rPr>
              <w:t>Título</w:t>
            </w:r>
          </w:p>
        </w:tc>
        <w:tc>
          <w:tcPr>
            <w:tcW w:w="528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7BF10C0D" w:rsidP="7BF10C0D" w:rsidRDefault="7BF10C0D" w14:paraId="6DE2C69E" w14:textId="6799A08C">
            <w:pPr>
              <w:jc w:val="center"/>
            </w:pPr>
            <w:r w:rsidRPr="7BF10C0D">
              <w:rPr>
                <w:rFonts w:ascii="Montserrat" w:hAnsi="Montserrat" w:eastAsia="Montserrat" w:cs="Montserrat"/>
                <w:b/>
                <w:bCs/>
                <w:color w:val="252135"/>
                <w:sz w:val="21"/>
                <w:szCs w:val="21"/>
              </w:rPr>
              <w:t>Descripción</w:t>
            </w:r>
          </w:p>
        </w:tc>
      </w:tr>
      <w:tr w:rsidR="7BF10C0D" w:rsidTr="7BF10C0D" w14:paraId="25410D07" w14:textId="77777777">
        <w:trPr>
          <w:trHeight w:val="300"/>
        </w:trPr>
        <w:tc>
          <w:tcPr>
            <w:tcW w:w="151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6F2349C4" w14:textId="277DCC9F">
            <w:r w:rsidRPr="7BF10C0D">
              <w:rPr>
                <w:rFonts w:ascii="Montserrat" w:hAnsi="Montserrat" w:eastAsia="Montserrat" w:cs="Montserrat"/>
                <w:color w:val="252135"/>
                <w:sz w:val="21"/>
                <w:szCs w:val="21"/>
              </w:rPr>
              <w:t>1</w:t>
            </w:r>
          </w:p>
        </w:tc>
        <w:tc>
          <w:tcPr>
            <w:tcW w:w="256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0186FD5F" w14:textId="78E24A71">
            <w:r w:rsidRPr="7BF10C0D">
              <w:rPr>
                <w:rFonts w:ascii="Montserrat" w:hAnsi="Montserrat" w:eastAsia="Montserrat" w:cs="Montserrat"/>
                <w:color w:val="252135"/>
                <w:sz w:val="21"/>
                <w:szCs w:val="21"/>
              </w:rPr>
              <w:t>Domicilio Víctima</w:t>
            </w:r>
          </w:p>
        </w:tc>
        <w:tc>
          <w:tcPr>
            <w:tcW w:w="528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P="7BF10C0D" w:rsidRDefault="7BF10C0D" w14:paraId="012C3EAF" w14:textId="4ECB808B">
            <w:pPr>
              <w:rPr>
                <w:rFonts w:ascii="Montserrat" w:hAnsi="Montserrat" w:eastAsia="Montserrat" w:cs="Montserrat"/>
                <w:color w:val="252135"/>
                <w:sz w:val="21"/>
                <w:szCs w:val="21"/>
              </w:rPr>
            </w:pPr>
            <w:r w:rsidRPr="7BF10C0D">
              <w:rPr>
                <w:rFonts w:ascii="Montserrat" w:hAnsi="Montserrat" w:eastAsia="Montserrat" w:cs="Montserrat"/>
                <w:color w:val="252135"/>
                <w:sz w:val="21"/>
                <w:szCs w:val="21"/>
              </w:rPr>
              <w:t>Lugar de residencia particular de la víctima</w:t>
            </w:r>
          </w:p>
        </w:tc>
      </w:tr>
      <w:tr w:rsidR="7BF10C0D" w:rsidTr="7BF10C0D" w14:paraId="58C19027" w14:textId="77777777">
        <w:trPr>
          <w:trHeight w:val="300"/>
        </w:trPr>
        <w:tc>
          <w:tcPr>
            <w:tcW w:w="151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1E432DD6" w14:textId="0C46FC7C">
            <w:r w:rsidRPr="7BF10C0D">
              <w:rPr>
                <w:rFonts w:ascii="Montserrat" w:hAnsi="Montserrat" w:eastAsia="Montserrat" w:cs="Montserrat"/>
                <w:color w:val="252135"/>
                <w:sz w:val="21"/>
                <w:szCs w:val="21"/>
              </w:rPr>
              <w:t>2</w:t>
            </w:r>
          </w:p>
        </w:tc>
        <w:tc>
          <w:tcPr>
            <w:tcW w:w="256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7CD57FA1" w14:textId="67AB33ED">
            <w:r w:rsidRPr="7BF10C0D">
              <w:rPr>
                <w:rFonts w:ascii="Montserrat" w:hAnsi="Montserrat" w:eastAsia="Montserrat" w:cs="Montserrat"/>
                <w:color w:val="252135"/>
                <w:sz w:val="21"/>
                <w:szCs w:val="21"/>
              </w:rPr>
              <w:t>Domicilio Victimario</w:t>
            </w:r>
          </w:p>
        </w:tc>
        <w:tc>
          <w:tcPr>
            <w:tcW w:w="528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4300762B" w14:textId="60AB8798">
            <w:r w:rsidRPr="7BF10C0D">
              <w:rPr>
                <w:rFonts w:ascii="Montserrat" w:hAnsi="Montserrat" w:eastAsia="Montserrat" w:cs="Montserrat"/>
                <w:color w:val="252135"/>
                <w:sz w:val="21"/>
                <w:szCs w:val="21"/>
              </w:rPr>
              <w:t>Lugar de residencia particular del victimario</w:t>
            </w:r>
          </w:p>
        </w:tc>
      </w:tr>
      <w:tr w:rsidR="7BF10C0D" w:rsidTr="7BF10C0D" w14:paraId="245A78B4" w14:textId="77777777">
        <w:trPr>
          <w:trHeight w:val="300"/>
        </w:trPr>
        <w:tc>
          <w:tcPr>
            <w:tcW w:w="151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00FC6408" w14:textId="1903D0F5">
            <w:r w:rsidRPr="7BF10C0D">
              <w:rPr>
                <w:rFonts w:ascii="Montserrat" w:hAnsi="Montserrat" w:eastAsia="Montserrat" w:cs="Montserrat"/>
                <w:color w:val="252135"/>
                <w:sz w:val="21"/>
                <w:szCs w:val="21"/>
              </w:rPr>
              <w:t>3</w:t>
            </w:r>
          </w:p>
        </w:tc>
        <w:tc>
          <w:tcPr>
            <w:tcW w:w="256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14E1C0E6" w14:textId="5837091A">
            <w:r w:rsidRPr="7BF10C0D">
              <w:rPr>
                <w:rFonts w:ascii="Montserrat" w:hAnsi="Montserrat" w:eastAsia="Montserrat" w:cs="Montserrat"/>
                <w:color w:val="252135"/>
                <w:sz w:val="21"/>
                <w:szCs w:val="21"/>
              </w:rPr>
              <w:t>Domicilio Particular</w:t>
            </w:r>
          </w:p>
        </w:tc>
        <w:tc>
          <w:tcPr>
            <w:tcW w:w="528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54B1BF7C" w14:textId="22CFBA3B">
            <w:r w:rsidRPr="7BF10C0D">
              <w:rPr>
                <w:rFonts w:ascii="Montserrat" w:hAnsi="Montserrat" w:eastAsia="Montserrat" w:cs="Montserrat"/>
                <w:color w:val="252135"/>
                <w:sz w:val="21"/>
                <w:szCs w:val="21"/>
              </w:rPr>
              <w:t>Lugar de residencia no necesariamente de la víctima o victimario</w:t>
            </w:r>
          </w:p>
        </w:tc>
      </w:tr>
      <w:tr w:rsidR="7BF10C0D" w:rsidTr="7BF10C0D" w14:paraId="7C45BD01" w14:textId="77777777">
        <w:trPr>
          <w:trHeight w:val="300"/>
        </w:trPr>
        <w:tc>
          <w:tcPr>
            <w:tcW w:w="151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7887CFD5" w14:textId="1E796A08">
            <w:r w:rsidRPr="7BF10C0D">
              <w:rPr>
                <w:rFonts w:ascii="Montserrat" w:hAnsi="Montserrat" w:eastAsia="Montserrat" w:cs="Montserrat"/>
                <w:color w:val="252135"/>
                <w:sz w:val="21"/>
                <w:szCs w:val="21"/>
              </w:rPr>
              <w:t>4</w:t>
            </w:r>
          </w:p>
        </w:tc>
        <w:tc>
          <w:tcPr>
            <w:tcW w:w="256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0AF1EDF9" w14:textId="3F1920E2">
            <w:r w:rsidRPr="7BF10C0D">
              <w:rPr>
                <w:rFonts w:ascii="Montserrat" w:hAnsi="Montserrat" w:eastAsia="Montserrat" w:cs="Montserrat"/>
                <w:color w:val="252135"/>
                <w:sz w:val="21"/>
                <w:szCs w:val="21"/>
              </w:rPr>
              <w:t>Espacio Abierto</w:t>
            </w:r>
          </w:p>
        </w:tc>
        <w:tc>
          <w:tcPr>
            <w:tcW w:w="528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19A523BC" w14:textId="562F83AD">
            <w:r w:rsidRPr="7BF10C0D">
              <w:rPr>
                <w:rFonts w:ascii="Montserrat" w:hAnsi="Montserrat" w:eastAsia="Montserrat" w:cs="Montserrat"/>
                <w:color w:val="252135"/>
                <w:sz w:val="21"/>
                <w:szCs w:val="21"/>
              </w:rPr>
              <w:t>Calle o transporte público.</w:t>
            </w:r>
          </w:p>
        </w:tc>
      </w:tr>
      <w:tr w:rsidR="7BF10C0D" w:rsidTr="7BF10C0D" w14:paraId="4E14662C" w14:textId="77777777">
        <w:trPr>
          <w:trHeight w:val="300"/>
        </w:trPr>
        <w:tc>
          <w:tcPr>
            <w:tcW w:w="151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49EEECAC" w14:textId="6EAE196E">
            <w:r w:rsidRPr="7BF10C0D">
              <w:rPr>
                <w:rFonts w:ascii="Montserrat" w:hAnsi="Montserrat" w:eastAsia="Montserrat" w:cs="Montserrat"/>
                <w:color w:val="252135"/>
                <w:sz w:val="21"/>
                <w:szCs w:val="21"/>
              </w:rPr>
              <w:t>5</w:t>
            </w:r>
          </w:p>
        </w:tc>
        <w:tc>
          <w:tcPr>
            <w:tcW w:w="256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75384AFB" w14:textId="2EB5EC55">
            <w:r w:rsidRPr="7BF10C0D">
              <w:rPr>
                <w:rFonts w:ascii="Montserrat" w:hAnsi="Montserrat" w:eastAsia="Montserrat" w:cs="Montserrat"/>
                <w:color w:val="252135"/>
                <w:sz w:val="21"/>
                <w:szCs w:val="21"/>
              </w:rPr>
              <w:t>Puesto de Trabajo</w:t>
            </w:r>
          </w:p>
        </w:tc>
        <w:tc>
          <w:tcPr>
            <w:tcW w:w="528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066F9A9A" w14:textId="5933B7AA">
            <w:r w:rsidRPr="7BF10C0D">
              <w:rPr>
                <w:rFonts w:ascii="Montserrat" w:hAnsi="Montserrat" w:eastAsia="Montserrat" w:cs="Montserrat"/>
                <w:color w:val="252135"/>
                <w:sz w:val="21"/>
                <w:szCs w:val="21"/>
              </w:rPr>
              <w:t>Lugar en el que desempeña sus tareas laborales habituales</w:t>
            </w:r>
          </w:p>
        </w:tc>
      </w:tr>
      <w:tr w:rsidR="7BF10C0D" w:rsidTr="7BF10C0D" w14:paraId="2DB06F40" w14:textId="77777777">
        <w:trPr>
          <w:trHeight w:val="300"/>
        </w:trPr>
        <w:tc>
          <w:tcPr>
            <w:tcW w:w="151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09C7BA21" w14:textId="7CC3AA7E">
            <w:r w:rsidRPr="7BF10C0D">
              <w:rPr>
                <w:rFonts w:ascii="Montserrat" w:hAnsi="Montserrat" w:eastAsia="Montserrat" w:cs="Montserrat"/>
                <w:color w:val="252135"/>
                <w:sz w:val="21"/>
                <w:szCs w:val="21"/>
              </w:rPr>
              <w:t>6</w:t>
            </w:r>
          </w:p>
        </w:tc>
        <w:tc>
          <w:tcPr>
            <w:tcW w:w="256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04FD6DED" w14:textId="67B28DAE">
            <w:r w:rsidRPr="7BF10C0D">
              <w:rPr>
                <w:rFonts w:ascii="Montserrat" w:hAnsi="Montserrat" w:eastAsia="Montserrat" w:cs="Montserrat"/>
                <w:color w:val="252135"/>
                <w:sz w:val="21"/>
                <w:szCs w:val="21"/>
              </w:rPr>
              <w:t>Institución Educativa</w:t>
            </w:r>
          </w:p>
        </w:tc>
        <w:tc>
          <w:tcPr>
            <w:tcW w:w="528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495604B9" w14:textId="2506221E">
            <w:r w:rsidRPr="7BF10C0D">
              <w:rPr>
                <w:rFonts w:ascii="Montserrat" w:hAnsi="Montserrat" w:eastAsia="Montserrat" w:cs="Montserrat"/>
                <w:color w:val="252135"/>
                <w:sz w:val="21"/>
                <w:szCs w:val="21"/>
              </w:rPr>
              <w:t>Escuelas u otras instituciones educativas</w:t>
            </w:r>
          </w:p>
        </w:tc>
      </w:tr>
      <w:tr w:rsidR="7BF10C0D" w:rsidTr="7BF10C0D" w14:paraId="7276C523" w14:textId="77777777">
        <w:trPr>
          <w:trHeight w:val="300"/>
        </w:trPr>
        <w:tc>
          <w:tcPr>
            <w:tcW w:w="151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3B51706A" w14:textId="2F192AE4">
            <w:r w:rsidRPr="7BF10C0D">
              <w:rPr>
                <w:rFonts w:ascii="Montserrat" w:hAnsi="Montserrat" w:eastAsia="Montserrat" w:cs="Montserrat"/>
                <w:color w:val="252135"/>
                <w:sz w:val="21"/>
                <w:szCs w:val="21"/>
              </w:rPr>
              <w:t>7</w:t>
            </w:r>
          </w:p>
        </w:tc>
        <w:tc>
          <w:tcPr>
            <w:tcW w:w="256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79F31E33" w14:textId="31E6213C">
            <w:r w:rsidRPr="7BF10C0D">
              <w:rPr>
                <w:rFonts w:ascii="Montserrat" w:hAnsi="Montserrat" w:eastAsia="Montserrat" w:cs="Montserrat"/>
                <w:color w:val="252135"/>
                <w:sz w:val="21"/>
                <w:szCs w:val="21"/>
              </w:rPr>
              <w:t>Prisión</w:t>
            </w:r>
          </w:p>
        </w:tc>
        <w:tc>
          <w:tcPr>
            <w:tcW w:w="528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13482458" w14:textId="34473AA4">
            <w:r w:rsidRPr="7BF10C0D">
              <w:rPr>
                <w:rFonts w:ascii="Montserrat" w:hAnsi="Montserrat" w:eastAsia="Montserrat" w:cs="Montserrat"/>
                <w:color w:val="252135"/>
                <w:sz w:val="21"/>
                <w:szCs w:val="21"/>
              </w:rPr>
              <w:t>Instituciones penales o correccionales.</w:t>
            </w:r>
          </w:p>
        </w:tc>
      </w:tr>
      <w:tr w:rsidR="7BF10C0D" w:rsidTr="7BF10C0D" w14:paraId="6B1AB569" w14:textId="77777777">
        <w:trPr>
          <w:trHeight w:val="300"/>
        </w:trPr>
        <w:tc>
          <w:tcPr>
            <w:tcW w:w="151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04FD7346" w14:textId="6D09B0AA">
            <w:r w:rsidRPr="7BF10C0D">
              <w:rPr>
                <w:rFonts w:ascii="Montserrat" w:hAnsi="Montserrat" w:eastAsia="Montserrat" w:cs="Montserrat"/>
                <w:color w:val="252135"/>
                <w:sz w:val="21"/>
                <w:szCs w:val="21"/>
              </w:rPr>
              <w:t>8</w:t>
            </w:r>
          </w:p>
        </w:tc>
        <w:tc>
          <w:tcPr>
            <w:tcW w:w="256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312FEFC6" w14:textId="3125DE67">
            <w:r w:rsidRPr="7BF10C0D">
              <w:rPr>
                <w:rFonts w:ascii="Montserrat" w:hAnsi="Montserrat" w:eastAsia="Montserrat" w:cs="Montserrat"/>
                <w:color w:val="252135"/>
                <w:sz w:val="21"/>
                <w:szCs w:val="21"/>
              </w:rPr>
              <w:t>Institución</w:t>
            </w:r>
          </w:p>
        </w:tc>
        <w:tc>
          <w:tcPr>
            <w:tcW w:w="528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3D649CD3" w14:textId="4BC97700">
            <w:r w:rsidRPr="7BF10C0D">
              <w:rPr>
                <w:rFonts w:ascii="Montserrat" w:hAnsi="Montserrat" w:eastAsia="Montserrat" w:cs="Montserrat"/>
                <w:color w:val="252135"/>
                <w:sz w:val="21"/>
                <w:szCs w:val="21"/>
              </w:rPr>
              <w:t>Entornos de atención institucional (incluyen: hospitales, instalaciones.</w:t>
            </w:r>
          </w:p>
        </w:tc>
      </w:tr>
      <w:tr w:rsidR="7BF10C0D" w:rsidTr="7BF10C0D" w14:paraId="51ADFE91" w14:textId="77777777">
        <w:trPr>
          <w:trHeight w:val="300"/>
        </w:trPr>
        <w:tc>
          <w:tcPr>
            <w:tcW w:w="151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4C1CF1AB" w14:textId="4D25309C">
            <w:r w:rsidRPr="7BF10C0D">
              <w:rPr>
                <w:rFonts w:ascii="Montserrat" w:hAnsi="Montserrat" w:eastAsia="Montserrat" w:cs="Montserrat"/>
                <w:color w:val="252135"/>
                <w:sz w:val="21"/>
                <w:szCs w:val="21"/>
              </w:rPr>
              <w:t>9</w:t>
            </w:r>
          </w:p>
        </w:tc>
        <w:tc>
          <w:tcPr>
            <w:tcW w:w="256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53A4ED81" w14:textId="7A0DF999">
            <w:r w:rsidRPr="7BF10C0D">
              <w:rPr>
                <w:rFonts w:ascii="Montserrat" w:hAnsi="Montserrat" w:eastAsia="Montserrat" w:cs="Montserrat"/>
                <w:color w:val="252135"/>
                <w:sz w:val="21"/>
                <w:szCs w:val="21"/>
              </w:rPr>
              <w:t>Otro</w:t>
            </w:r>
          </w:p>
        </w:tc>
        <w:tc>
          <w:tcPr>
            <w:tcW w:w="528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439795E3" w14:textId="76AD85F4"/>
        </w:tc>
      </w:tr>
      <w:tr w:rsidR="7BF10C0D" w:rsidTr="7BF10C0D" w14:paraId="09891667" w14:textId="77777777">
        <w:trPr>
          <w:trHeight w:val="300"/>
        </w:trPr>
        <w:tc>
          <w:tcPr>
            <w:tcW w:w="151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5B572216" w14:textId="3AC394B0">
            <w:r w:rsidRPr="7BF10C0D">
              <w:rPr>
                <w:rFonts w:ascii="Montserrat" w:hAnsi="Montserrat" w:eastAsia="Montserrat" w:cs="Montserrat"/>
                <w:color w:val="252135"/>
                <w:sz w:val="21"/>
                <w:szCs w:val="21"/>
              </w:rPr>
              <w:t>10</w:t>
            </w:r>
          </w:p>
        </w:tc>
        <w:tc>
          <w:tcPr>
            <w:tcW w:w="256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20763284" w14:textId="4AC3B409">
            <w:r w:rsidRPr="7BF10C0D">
              <w:rPr>
                <w:rFonts w:ascii="Montserrat" w:hAnsi="Montserrat" w:eastAsia="Montserrat" w:cs="Montserrat"/>
                <w:color w:val="252135"/>
                <w:sz w:val="21"/>
                <w:szCs w:val="21"/>
              </w:rPr>
              <w:t>Se desconoce</w:t>
            </w:r>
          </w:p>
        </w:tc>
        <w:tc>
          <w:tcPr>
            <w:tcW w:w="5280" w:type="dxa"/>
            <w:vAlign w:val="center"/>
          </w:tcPr>
          <w:p w:rsidR="7BF10C0D" w:rsidRDefault="7BF10C0D" w14:paraId="2A61D56D" w14:textId="3465422C"/>
        </w:tc>
      </w:tr>
    </w:tbl>
    <w:p w:rsidR="7BF10C0D" w:rsidP="7BF10C0D" w:rsidRDefault="7BF10C0D" w14:paraId="2BB34C95" w14:textId="3B76CD2F"/>
    <w:tbl>
      <w:tblPr>
        <w:tblStyle w:val="TableGrid"/>
        <w:tblW w:w="0" w:type="auto"/>
        <w:tblBorders>
          <w:top w:val="single" w:color="000000" w:themeColor="text1" w:sz="6" w:space="0"/>
          <w:left w:val="single" w:color="000000" w:themeColor="text1" w:sz="6" w:space="0"/>
          <w:bottom w:val="single" w:color="000000" w:themeColor="text1" w:sz="6" w:space="0"/>
          <w:right w:val="single" w:color="000000" w:themeColor="text1" w:sz="6" w:space="0"/>
        </w:tblBorders>
        <w:tblLayout w:type="fixed"/>
        <w:tblLook w:val="06A0" w:firstRow="1" w:lastRow="0" w:firstColumn="1" w:lastColumn="0" w:noHBand="1" w:noVBand="1"/>
      </w:tblPr>
      <w:tblGrid>
        <w:gridCol w:w="1275"/>
        <w:gridCol w:w="2355"/>
        <w:gridCol w:w="5730"/>
      </w:tblGrid>
      <w:tr w:rsidR="7BF10C0D" w:rsidTr="7BF10C0D" w14:paraId="712C8FB9" w14:textId="77777777">
        <w:trPr>
          <w:trHeight w:val="300"/>
        </w:trPr>
        <w:tc>
          <w:tcPr>
            <w:tcW w:w="9360"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7BF10C0D" w:rsidP="7BF10C0D" w:rsidRDefault="7BF10C0D" w14:paraId="4F61192F" w14:textId="1D282545">
            <w:pPr>
              <w:jc w:val="center"/>
              <w:rPr>
                <w:rFonts w:ascii="Montserrat" w:hAnsi="Montserrat" w:eastAsia="Montserrat" w:cs="Montserrat"/>
                <w:sz w:val="21"/>
                <w:szCs w:val="21"/>
              </w:rPr>
            </w:pPr>
            <w:r w:rsidRPr="7BF10C0D">
              <w:rPr>
                <w:rFonts w:ascii="Montserrat" w:hAnsi="Montserrat" w:eastAsia="Montserrat" w:cs="Montserrat"/>
                <w:b/>
                <w:bCs/>
                <w:color w:val="252135"/>
                <w:sz w:val="21"/>
                <w:szCs w:val="21"/>
              </w:rPr>
              <w:t>Tipo de Relación</w:t>
            </w:r>
          </w:p>
        </w:tc>
      </w:tr>
      <w:tr w:rsidR="7BF10C0D" w:rsidTr="7BF10C0D" w14:paraId="1556F24C" w14:textId="77777777">
        <w:trPr>
          <w:trHeight w:val="300"/>
        </w:trPr>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7BF10C0D" w:rsidP="7BF10C0D" w:rsidRDefault="7BF10C0D" w14:paraId="7D3D75FA" w14:textId="663CE348">
            <w:pPr>
              <w:jc w:val="center"/>
            </w:pPr>
            <w:r w:rsidRPr="7BF10C0D">
              <w:rPr>
                <w:rFonts w:ascii="Montserrat" w:hAnsi="Montserrat" w:eastAsia="Montserrat" w:cs="Montserrat"/>
                <w:b/>
                <w:bCs/>
                <w:color w:val="252135"/>
                <w:sz w:val="21"/>
                <w:szCs w:val="21"/>
              </w:rPr>
              <w:t>Código</w:t>
            </w:r>
          </w:p>
        </w:tc>
        <w:tc>
          <w:tcPr>
            <w:tcW w:w="2355"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7BF10C0D" w:rsidP="7BF10C0D" w:rsidRDefault="7BF10C0D" w14:paraId="64434772" w14:textId="04A26494">
            <w:pPr>
              <w:jc w:val="center"/>
            </w:pPr>
            <w:r w:rsidRPr="7BF10C0D">
              <w:rPr>
                <w:rFonts w:ascii="Montserrat" w:hAnsi="Montserrat" w:eastAsia="Montserrat" w:cs="Montserrat"/>
                <w:b/>
                <w:bCs/>
                <w:color w:val="252135"/>
                <w:sz w:val="21"/>
                <w:szCs w:val="21"/>
              </w:rPr>
              <w:t>Título</w:t>
            </w:r>
          </w:p>
        </w:tc>
        <w:tc>
          <w:tcPr>
            <w:tcW w:w="573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p w:rsidR="7BF10C0D" w:rsidP="7BF10C0D" w:rsidRDefault="7BF10C0D" w14:paraId="759E28FA" w14:textId="6E78934B">
            <w:pPr>
              <w:jc w:val="center"/>
            </w:pPr>
            <w:r w:rsidRPr="7BF10C0D">
              <w:rPr>
                <w:rFonts w:ascii="Montserrat" w:hAnsi="Montserrat" w:eastAsia="Montserrat" w:cs="Montserrat"/>
                <w:b/>
                <w:bCs/>
                <w:color w:val="252135"/>
                <w:sz w:val="21"/>
                <w:szCs w:val="21"/>
              </w:rPr>
              <w:t>Descripción</w:t>
            </w:r>
          </w:p>
        </w:tc>
      </w:tr>
      <w:tr w:rsidR="7BF10C0D" w:rsidTr="7BF10C0D" w14:paraId="513CDC67" w14:textId="77777777">
        <w:trPr>
          <w:trHeight w:val="300"/>
        </w:trPr>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46D65CE7" w14:textId="11A28674">
            <w:r w:rsidRPr="7BF10C0D">
              <w:rPr>
                <w:rFonts w:ascii="Montserrat" w:hAnsi="Montserrat" w:eastAsia="Montserrat" w:cs="Montserrat"/>
                <w:color w:val="252135"/>
                <w:sz w:val="21"/>
                <w:szCs w:val="21"/>
              </w:rPr>
              <w:t>1</w:t>
            </w:r>
          </w:p>
        </w:tc>
        <w:tc>
          <w:tcPr>
            <w:tcW w:w="23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22F878D9" w14:textId="4DB3FD6B">
            <w:r w:rsidRPr="7BF10C0D">
              <w:rPr>
                <w:rFonts w:ascii="Montserrat" w:hAnsi="Montserrat" w:eastAsia="Montserrat" w:cs="Montserrat"/>
                <w:color w:val="252135"/>
                <w:sz w:val="21"/>
                <w:szCs w:val="21"/>
              </w:rPr>
              <w:t>Padre</w:t>
            </w:r>
          </w:p>
        </w:tc>
        <w:tc>
          <w:tcPr>
            <w:tcW w:w="57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75947658" w14:textId="1EC170AF">
            <w:r w:rsidRPr="7BF10C0D">
              <w:rPr>
                <w:rFonts w:ascii="Montserrat" w:hAnsi="Montserrat" w:eastAsia="Montserrat" w:cs="Montserrat"/>
                <w:color w:val="252135"/>
                <w:sz w:val="21"/>
                <w:szCs w:val="21"/>
              </w:rPr>
              <w:t>Victimario es padre de la víctima.</w:t>
            </w:r>
          </w:p>
        </w:tc>
      </w:tr>
      <w:tr w:rsidR="7BF10C0D" w:rsidTr="7BF10C0D" w14:paraId="7CFF2471" w14:textId="77777777">
        <w:trPr>
          <w:trHeight w:val="300"/>
        </w:trPr>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6E0A30BC" w14:textId="43EAADAD">
            <w:r w:rsidRPr="7BF10C0D">
              <w:rPr>
                <w:rFonts w:ascii="Montserrat" w:hAnsi="Montserrat" w:eastAsia="Montserrat" w:cs="Montserrat"/>
                <w:color w:val="252135"/>
                <w:sz w:val="21"/>
                <w:szCs w:val="21"/>
              </w:rPr>
              <w:t>2</w:t>
            </w:r>
          </w:p>
        </w:tc>
        <w:tc>
          <w:tcPr>
            <w:tcW w:w="23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17DF4FFD" w14:textId="659D7AAB">
            <w:r w:rsidRPr="7BF10C0D">
              <w:rPr>
                <w:rFonts w:ascii="Montserrat" w:hAnsi="Montserrat" w:eastAsia="Montserrat" w:cs="Montserrat"/>
                <w:color w:val="252135"/>
                <w:sz w:val="21"/>
                <w:szCs w:val="21"/>
              </w:rPr>
              <w:t>Madre</w:t>
            </w:r>
          </w:p>
        </w:tc>
        <w:tc>
          <w:tcPr>
            <w:tcW w:w="57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35762380" w14:textId="0D3D9BB3">
            <w:r w:rsidRPr="7BF10C0D">
              <w:rPr>
                <w:rFonts w:ascii="Montserrat" w:hAnsi="Montserrat" w:eastAsia="Montserrat" w:cs="Montserrat"/>
                <w:color w:val="252135"/>
                <w:sz w:val="21"/>
                <w:szCs w:val="21"/>
              </w:rPr>
              <w:t>Victimario es madre de la víctima.</w:t>
            </w:r>
          </w:p>
        </w:tc>
      </w:tr>
      <w:tr w:rsidR="7BF10C0D" w:rsidTr="7BF10C0D" w14:paraId="1E621A68" w14:textId="77777777">
        <w:trPr>
          <w:trHeight w:val="300"/>
        </w:trPr>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3108F696" w14:textId="4BF13927">
            <w:r w:rsidRPr="7BF10C0D">
              <w:rPr>
                <w:rFonts w:ascii="Montserrat" w:hAnsi="Montserrat" w:eastAsia="Montserrat" w:cs="Montserrat"/>
                <w:color w:val="252135"/>
                <w:sz w:val="21"/>
                <w:szCs w:val="21"/>
              </w:rPr>
              <w:t>3</w:t>
            </w:r>
          </w:p>
        </w:tc>
        <w:tc>
          <w:tcPr>
            <w:tcW w:w="23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3622741C" w14:textId="1EC5B5C4">
            <w:r w:rsidRPr="7BF10C0D">
              <w:rPr>
                <w:rFonts w:ascii="Montserrat" w:hAnsi="Montserrat" w:eastAsia="Montserrat" w:cs="Montserrat"/>
                <w:color w:val="252135"/>
                <w:sz w:val="21"/>
                <w:szCs w:val="21"/>
              </w:rPr>
              <w:t>Padrastro</w:t>
            </w:r>
          </w:p>
        </w:tc>
        <w:tc>
          <w:tcPr>
            <w:tcW w:w="57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07F88412" w14:textId="76F50571">
            <w:r w:rsidRPr="7BF10C0D">
              <w:rPr>
                <w:rFonts w:ascii="Montserrat" w:hAnsi="Montserrat" w:eastAsia="Montserrat" w:cs="Montserrat"/>
                <w:color w:val="252135"/>
                <w:sz w:val="21"/>
                <w:szCs w:val="21"/>
              </w:rPr>
              <w:t>Victimario es padrastro de la víctima.</w:t>
            </w:r>
          </w:p>
        </w:tc>
      </w:tr>
      <w:tr w:rsidR="7BF10C0D" w:rsidTr="7BF10C0D" w14:paraId="7C13A73D" w14:textId="77777777">
        <w:trPr>
          <w:trHeight w:val="300"/>
        </w:trPr>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482B8E37" w14:textId="482C4235">
            <w:r w:rsidRPr="7BF10C0D">
              <w:rPr>
                <w:rFonts w:ascii="Montserrat" w:hAnsi="Montserrat" w:eastAsia="Montserrat" w:cs="Montserrat"/>
                <w:color w:val="252135"/>
                <w:sz w:val="21"/>
                <w:szCs w:val="21"/>
              </w:rPr>
              <w:t>4</w:t>
            </w:r>
          </w:p>
        </w:tc>
        <w:tc>
          <w:tcPr>
            <w:tcW w:w="23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26DFD3A3" w14:textId="11429038">
            <w:r w:rsidRPr="7BF10C0D">
              <w:rPr>
                <w:rFonts w:ascii="Montserrat" w:hAnsi="Montserrat" w:eastAsia="Montserrat" w:cs="Montserrat"/>
                <w:color w:val="252135"/>
                <w:sz w:val="21"/>
                <w:szCs w:val="21"/>
              </w:rPr>
              <w:t>Madrastra</w:t>
            </w:r>
          </w:p>
        </w:tc>
        <w:tc>
          <w:tcPr>
            <w:tcW w:w="57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4637728E" w14:textId="640976F8">
            <w:r w:rsidRPr="7BF10C0D">
              <w:rPr>
                <w:rFonts w:ascii="Montserrat" w:hAnsi="Montserrat" w:eastAsia="Montserrat" w:cs="Montserrat"/>
                <w:color w:val="252135"/>
                <w:sz w:val="21"/>
                <w:szCs w:val="21"/>
              </w:rPr>
              <w:t>Victimario es madrastra de la víctima.</w:t>
            </w:r>
          </w:p>
        </w:tc>
      </w:tr>
      <w:tr w:rsidR="7BF10C0D" w:rsidTr="7BF10C0D" w14:paraId="6A2E9B10" w14:textId="77777777">
        <w:trPr>
          <w:trHeight w:val="300"/>
        </w:trPr>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7083C1F2" w14:textId="6A584BBA">
            <w:r w:rsidRPr="7BF10C0D">
              <w:rPr>
                <w:rFonts w:ascii="Montserrat" w:hAnsi="Montserrat" w:eastAsia="Montserrat" w:cs="Montserrat"/>
                <w:color w:val="252135"/>
                <w:sz w:val="21"/>
                <w:szCs w:val="21"/>
              </w:rPr>
              <w:t>5</w:t>
            </w:r>
          </w:p>
        </w:tc>
        <w:tc>
          <w:tcPr>
            <w:tcW w:w="23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3403993A" w14:textId="172DB92E">
            <w:r w:rsidRPr="7BF10C0D">
              <w:rPr>
                <w:rFonts w:ascii="Montserrat" w:hAnsi="Montserrat" w:eastAsia="Montserrat" w:cs="Montserrat"/>
                <w:color w:val="252135"/>
                <w:sz w:val="21"/>
                <w:szCs w:val="21"/>
              </w:rPr>
              <w:t>Tutor/a</w:t>
            </w:r>
          </w:p>
        </w:tc>
        <w:tc>
          <w:tcPr>
            <w:tcW w:w="57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0323BFF4" w14:textId="119879CE">
            <w:r w:rsidRPr="7BF10C0D">
              <w:rPr>
                <w:rFonts w:ascii="Montserrat" w:hAnsi="Montserrat" w:eastAsia="Montserrat" w:cs="Montserrat"/>
                <w:color w:val="252135"/>
                <w:sz w:val="21"/>
                <w:szCs w:val="21"/>
              </w:rPr>
              <w:t>Victimario es tutor/a de la víctima.</w:t>
            </w:r>
          </w:p>
        </w:tc>
      </w:tr>
      <w:tr w:rsidR="7BF10C0D" w:rsidTr="7BF10C0D" w14:paraId="02223129" w14:textId="77777777">
        <w:trPr>
          <w:trHeight w:val="300"/>
        </w:trPr>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3F692DC2" w14:textId="6EAE2AC1">
            <w:r w:rsidRPr="7BF10C0D">
              <w:rPr>
                <w:rFonts w:ascii="Montserrat" w:hAnsi="Montserrat" w:eastAsia="Montserrat" w:cs="Montserrat"/>
                <w:color w:val="252135"/>
                <w:sz w:val="21"/>
                <w:szCs w:val="21"/>
              </w:rPr>
              <w:t>6</w:t>
            </w:r>
          </w:p>
        </w:tc>
        <w:tc>
          <w:tcPr>
            <w:tcW w:w="23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3D24010F" w14:textId="00AE96FF">
            <w:r w:rsidRPr="7BF10C0D">
              <w:rPr>
                <w:rFonts w:ascii="Montserrat" w:hAnsi="Montserrat" w:eastAsia="Montserrat" w:cs="Montserrat"/>
                <w:color w:val="252135"/>
                <w:sz w:val="21"/>
                <w:szCs w:val="21"/>
              </w:rPr>
              <w:t>Esposo/a</w:t>
            </w:r>
          </w:p>
        </w:tc>
        <w:tc>
          <w:tcPr>
            <w:tcW w:w="57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113B52E1" w14:textId="58177452">
            <w:r w:rsidRPr="7BF10C0D">
              <w:rPr>
                <w:rFonts w:ascii="Montserrat" w:hAnsi="Montserrat" w:eastAsia="Montserrat" w:cs="Montserrat"/>
                <w:color w:val="252135"/>
                <w:sz w:val="21"/>
                <w:szCs w:val="21"/>
              </w:rPr>
              <w:t>Victimario es esposo/a de la víctima.</w:t>
            </w:r>
          </w:p>
        </w:tc>
      </w:tr>
      <w:tr w:rsidR="7BF10C0D" w:rsidTr="7BF10C0D" w14:paraId="1B0D06E6" w14:textId="77777777">
        <w:trPr>
          <w:trHeight w:val="300"/>
        </w:trPr>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3AE41289" w14:textId="2BA9EC8C">
            <w:r w:rsidRPr="7BF10C0D">
              <w:rPr>
                <w:rFonts w:ascii="Montserrat" w:hAnsi="Montserrat" w:eastAsia="Montserrat" w:cs="Montserrat"/>
                <w:color w:val="252135"/>
                <w:sz w:val="21"/>
                <w:szCs w:val="21"/>
              </w:rPr>
              <w:t>7</w:t>
            </w:r>
          </w:p>
        </w:tc>
        <w:tc>
          <w:tcPr>
            <w:tcW w:w="23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1AD71F21" w14:textId="0A9B0321">
            <w:r w:rsidRPr="7BF10C0D">
              <w:rPr>
                <w:rFonts w:ascii="Montserrat" w:hAnsi="Montserrat" w:eastAsia="Montserrat" w:cs="Montserrat"/>
                <w:color w:val="252135"/>
                <w:sz w:val="21"/>
                <w:szCs w:val="21"/>
              </w:rPr>
              <w:t>Concubino/a</w:t>
            </w:r>
          </w:p>
        </w:tc>
        <w:tc>
          <w:tcPr>
            <w:tcW w:w="57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50FC32A2" w14:textId="1BEF3D9F">
            <w:r w:rsidRPr="7BF10C0D">
              <w:rPr>
                <w:rFonts w:ascii="Montserrat" w:hAnsi="Montserrat" w:eastAsia="Montserrat" w:cs="Montserrat"/>
                <w:color w:val="252135"/>
                <w:sz w:val="21"/>
                <w:szCs w:val="21"/>
              </w:rPr>
              <w:t>Victimario es concubino/a de la víctima.</w:t>
            </w:r>
          </w:p>
        </w:tc>
      </w:tr>
      <w:tr w:rsidR="7BF10C0D" w:rsidTr="7BF10C0D" w14:paraId="58607282" w14:textId="77777777">
        <w:trPr>
          <w:trHeight w:val="300"/>
        </w:trPr>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23D500A1" w14:textId="4D6E2E85">
            <w:r w:rsidRPr="7BF10C0D">
              <w:rPr>
                <w:rFonts w:ascii="Montserrat" w:hAnsi="Montserrat" w:eastAsia="Montserrat" w:cs="Montserrat"/>
                <w:color w:val="252135"/>
                <w:sz w:val="21"/>
                <w:szCs w:val="21"/>
              </w:rPr>
              <w:t>8</w:t>
            </w:r>
          </w:p>
        </w:tc>
        <w:tc>
          <w:tcPr>
            <w:tcW w:w="23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3026B4BE" w14:textId="3F3D5B98">
            <w:r w:rsidRPr="7BF10C0D">
              <w:rPr>
                <w:rFonts w:ascii="Montserrat" w:hAnsi="Montserrat" w:eastAsia="Montserrat" w:cs="Montserrat"/>
                <w:color w:val="252135"/>
                <w:sz w:val="21"/>
                <w:szCs w:val="21"/>
              </w:rPr>
              <w:t>Novio/a</w:t>
            </w:r>
          </w:p>
        </w:tc>
        <w:tc>
          <w:tcPr>
            <w:tcW w:w="57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0C1BB943" w14:textId="2DE64433">
            <w:r w:rsidRPr="7BF10C0D">
              <w:rPr>
                <w:rFonts w:ascii="Montserrat" w:hAnsi="Montserrat" w:eastAsia="Montserrat" w:cs="Montserrat"/>
                <w:color w:val="252135"/>
                <w:sz w:val="21"/>
                <w:szCs w:val="21"/>
              </w:rPr>
              <w:t>Victimario es novio/a de la víctima.</w:t>
            </w:r>
          </w:p>
        </w:tc>
      </w:tr>
      <w:tr w:rsidR="7BF10C0D" w:rsidTr="7BF10C0D" w14:paraId="0E647B9A" w14:textId="77777777">
        <w:trPr>
          <w:trHeight w:val="300"/>
        </w:trPr>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78639204" w14:textId="4CE9EF75">
            <w:r w:rsidRPr="7BF10C0D">
              <w:rPr>
                <w:rFonts w:ascii="Montserrat" w:hAnsi="Montserrat" w:eastAsia="Montserrat" w:cs="Montserrat"/>
                <w:color w:val="252135"/>
                <w:sz w:val="21"/>
                <w:szCs w:val="21"/>
              </w:rPr>
              <w:t>9</w:t>
            </w:r>
          </w:p>
        </w:tc>
        <w:tc>
          <w:tcPr>
            <w:tcW w:w="23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488AD17F" w14:textId="08219959">
            <w:r w:rsidRPr="7BF10C0D">
              <w:rPr>
                <w:rFonts w:ascii="Montserrat" w:hAnsi="Montserrat" w:eastAsia="Montserrat" w:cs="Montserrat"/>
                <w:color w:val="252135"/>
                <w:sz w:val="21"/>
                <w:szCs w:val="21"/>
              </w:rPr>
              <w:t>Amante</w:t>
            </w:r>
          </w:p>
        </w:tc>
        <w:tc>
          <w:tcPr>
            <w:tcW w:w="57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34176F9B" w14:textId="009716EC">
            <w:r w:rsidRPr="7BF10C0D">
              <w:rPr>
                <w:rFonts w:ascii="Montserrat" w:hAnsi="Montserrat" w:eastAsia="Montserrat" w:cs="Montserrat"/>
                <w:color w:val="252135"/>
                <w:sz w:val="21"/>
                <w:szCs w:val="21"/>
              </w:rPr>
              <w:t>Victimario es amante de la víctima.</w:t>
            </w:r>
          </w:p>
        </w:tc>
      </w:tr>
      <w:tr w:rsidR="7BF10C0D" w:rsidTr="7BF10C0D" w14:paraId="025CECA9" w14:textId="77777777">
        <w:trPr>
          <w:trHeight w:val="300"/>
        </w:trPr>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268EB85A" w14:textId="4AD94FC0">
            <w:r w:rsidRPr="7BF10C0D">
              <w:rPr>
                <w:rFonts w:ascii="Montserrat" w:hAnsi="Montserrat" w:eastAsia="Montserrat" w:cs="Montserrat"/>
                <w:color w:val="252135"/>
                <w:sz w:val="21"/>
                <w:szCs w:val="21"/>
              </w:rPr>
              <w:t>10</w:t>
            </w:r>
          </w:p>
        </w:tc>
        <w:tc>
          <w:tcPr>
            <w:tcW w:w="23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0FEEADA1" w14:textId="3C201A9A">
            <w:r w:rsidRPr="7BF10C0D">
              <w:rPr>
                <w:rFonts w:ascii="Montserrat" w:hAnsi="Montserrat" w:eastAsia="Montserrat" w:cs="Montserrat"/>
                <w:color w:val="252135"/>
                <w:sz w:val="21"/>
                <w:szCs w:val="21"/>
              </w:rPr>
              <w:t>Pareja Anterior</w:t>
            </w:r>
          </w:p>
        </w:tc>
        <w:tc>
          <w:tcPr>
            <w:tcW w:w="57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0565E84D" w14:textId="4A2075AE">
            <w:r w:rsidRPr="7BF10C0D">
              <w:rPr>
                <w:rFonts w:ascii="Montserrat" w:hAnsi="Montserrat" w:eastAsia="Montserrat" w:cs="Montserrat"/>
                <w:color w:val="252135"/>
                <w:sz w:val="21"/>
                <w:szCs w:val="21"/>
              </w:rPr>
              <w:t>Pareja o cónyuge anterior.</w:t>
            </w:r>
          </w:p>
        </w:tc>
      </w:tr>
      <w:tr w:rsidR="7BF10C0D" w:rsidTr="7BF10C0D" w14:paraId="69C427CC" w14:textId="77777777">
        <w:trPr>
          <w:trHeight w:val="300"/>
        </w:trPr>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0648C1F5" w14:textId="509E5DFC">
            <w:r w:rsidRPr="7BF10C0D">
              <w:rPr>
                <w:rFonts w:ascii="Montserrat" w:hAnsi="Montserrat" w:eastAsia="Montserrat" w:cs="Montserrat"/>
                <w:color w:val="252135"/>
                <w:sz w:val="21"/>
                <w:szCs w:val="21"/>
              </w:rPr>
              <w:t>11</w:t>
            </w:r>
          </w:p>
        </w:tc>
        <w:tc>
          <w:tcPr>
            <w:tcW w:w="23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29AA2EEC" w14:textId="2AB0136D">
            <w:r w:rsidRPr="7BF10C0D">
              <w:rPr>
                <w:rFonts w:ascii="Montserrat" w:hAnsi="Montserrat" w:eastAsia="Montserrat" w:cs="Montserrat"/>
                <w:color w:val="252135"/>
                <w:sz w:val="21"/>
                <w:szCs w:val="21"/>
              </w:rPr>
              <w:t>Pariente</w:t>
            </w:r>
          </w:p>
        </w:tc>
        <w:tc>
          <w:tcPr>
            <w:tcW w:w="57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1ECBC851" w14:textId="56FB5D94">
            <w:r w:rsidRPr="7BF10C0D">
              <w:rPr>
                <w:rFonts w:ascii="Montserrat" w:hAnsi="Montserrat" w:eastAsia="Montserrat" w:cs="Montserrat"/>
                <w:color w:val="252135"/>
                <w:sz w:val="21"/>
                <w:szCs w:val="21"/>
              </w:rPr>
              <w:t>Victimario es pariente consanguíneo de la víctima.</w:t>
            </w:r>
          </w:p>
        </w:tc>
      </w:tr>
      <w:tr w:rsidR="7BF10C0D" w:rsidTr="7BF10C0D" w14:paraId="4F486F4A" w14:textId="77777777">
        <w:trPr>
          <w:trHeight w:val="300"/>
        </w:trPr>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62A08A35" w14:textId="56AD8802">
            <w:r w:rsidRPr="7BF10C0D">
              <w:rPr>
                <w:rFonts w:ascii="Montserrat" w:hAnsi="Montserrat" w:eastAsia="Montserrat" w:cs="Montserrat"/>
                <w:color w:val="252135"/>
                <w:sz w:val="21"/>
                <w:szCs w:val="21"/>
              </w:rPr>
              <w:t>12</w:t>
            </w:r>
          </w:p>
        </w:tc>
        <w:tc>
          <w:tcPr>
            <w:tcW w:w="23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54843A49" w14:textId="0478AA6A">
            <w:r w:rsidRPr="7BF10C0D">
              <w:rPr>
                <w:rFonts w:ascii="Montserrat" w:hAnsi="Montserrat" w:eastAsia="Montserrat" w:cs="Montserrat"/>
                <w:color w:val="252135"/>
                <w:sz w:val="21"/>
                <w:szCs w:val="21"/>
              </w:rPr>
              <w:t>Laboral</w:t>
            </w:r>
          </w:p>
        </w:tc>
        <w:tc>
          <w:tcPr>
            <w:tcW w:w="57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7824592A" w14:textId="4C6F9366">
            <w:r w:rsidRPr="7BF10C0D">
              <w:rPr>
                <w:rFonts w:ascii="Montserrat" w:hAnsi="Montserrat" w:eastAsia="Montserrat" w:cs="Montserrat"/>
                <w:color w:val="252135"/>
                <w:sz w:val="21"/>
                <w:szCs w:val="21"/>
              </w:rPr>
              <w:t>Victimario es empleado/a o colega de la víctima.</w:t>
            </w:r>
          </w:p>
        </w:tc>
      </w:tr>
      <w:tr w:rsidR="7BF10C0D" w:rsidTr="7BF10C0D" w14:paraId="418304CE" w14:textId="77777777">
        <w:trPr>
          <w:trHeight w:val="300"/>
        </w:trPr>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677FF3B6" w14:textId="03C41B6A">
            <w:r w:rsidRPr="7BF10C0D">
              <w:rPr>
                <w:rFonts w:ascii="Montserrat" w:hAnsi="Montserrat" w:eastAsia="Montserrat" w:cs="Montserrat"/>
                <w:color w:val="252135"/>
                <w:sz w:val="21"/>
                <w:szCs w:val="21"/>
              </w:rPr>
              <w:t>13</w:t>
            </w:r>
          </w:p>
        </w:tc>
        <w:tc>
          <w:tcPr>
            <w:tcW w:w="23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274933E9" w14:textId="411E8BE4">
            <w:r w:rsidRPr="7BF10C0D">
              <w:rPr>
                <w:rFonts w:ascii="Montserrat" w:hAnsi="Montserrat" w:eastAsia="Montserrat" w:cs="Montserrat"/>
                <w:color w:val="252135"/>
                <w:sz w:val="21"/>
                <w:szCs w:val="21"/>
              </w:rPr>
              <w:t>Conocido/a</w:t>
            </w:r>
          </w:p>
        </w:tc>
        <w:tc>
          <w:tcPr>
            <w:tcW w:w="57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78EFAA1F" w14:textId="6C6F6498">
            <w:r w:rsidRPr="7BF10C0D">
              <w:rPr>
                <w:rFonts w:ascii="Montserrat" w:hAnsi="Montserrat" w:eastAsia="Montserrat" w:cs="Montserrat"/>
                <w:color w:val="252135"/>
                <w:sz w:val="21"/>
                <w:szCs w:val="21"/>
              </w:rPr>
              <w:t>Victimario es conocido/a de la víctima.</w:t>
            </w:r>
          </w:p>
        </w:tc>
      </w:tr>
      <w:tr w:rsidR="7BF10C0D" w:rsidTr="7BF10C0D" w14:paraId="0495FE15" w14:textId="77777777">
        <w:trPr>
          <w:trHeight w:val="300"/>
        </w:trPr>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41CCC426" w14:textId="4FEF407A">
            <w:r w:rsidRPr="7BF10C0D">
              <w:rPr>
                <w:rFonts w:ascii="Montserrat" w:hAnsi="Montserrat" w:eastAsia="Montserrat" w:cs="Montserrat"/>
                <w:color w:val="252135"/>
                <w:sz w:val="21"/>
                <w:szCs w:val="21"/>
              </w:rPr>
              <w:t>14</w:t>
            </w:r>
          </w:p>
        </w:tc>
        <w:tc>
          <w:tcPr>
            <w:tcW w:w="23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1BE9442E" w14:textId="1262350B">
            <w:r w:rsidRPr="7BF10C0D">
              <w:rPr>
                <w:rFonts w:ascii="Montserrat" w:hAnsi="Montserrat" w:eastAsia="Montserrat" w:cs="Montserrat"/>
                <w:color w:val="252135"/>
                <w:sz w:val="21"/>
                <w:szCs w:val="21"/>
              </w:rPr>
              <w:t>Amigo</w:t>
            </w:r>
          </w:p>
        </w:tc>
        <w:tc>
          <w:tcPr>
            <w:tcW w:w="57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26F844C1" w14:textId="176B0CC9">
            <w:r w:rsidRPr="7BF10C0D">
              <w:rPr>
                <w:rFonts w:ascii="Montserrat" w:hAnsi="Montserrat" w:eastAsia="Montserrat" w:cs="Montserrat"/>
                <w:color w:val="252135"/>
                <w:sz w:val="21"/>
                <w:szCs w:val="21"/>
              </w:rPr>
              <w:t>Amigo de la víctima.</w:t>
            </w:r>
          </w:p>
        </w:tc>
      </w:tr>
      <w:tr w:rsidR="7BF10C0D" w:rsidTr="7BF10C0D" w14:paraId="6EC77E57" w14:textId="77777777">
        <w:trPr>
          <w:trHeight w:val="300"/>
        </w:trPr>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4A273707" w14:textId="560B0BC0">
            <w:r w:rsidRPr="7BF10C0D">
              <w:rPr>
                <w:rFonts w:ascii="Montserrat" w:hAnsi="Montserrat" w:eastAsia="Montserrat" w:cs="Montserrat"/>
                <w:color w:val="252135"/>
                <w:sz w:val="21"/>
                <w:szCs w:val="21"/>
              </w:rPr>
              <w:t>15</w:t>
            </w:r>
          </w:p>
        </w:tc>
        <w:tc>
          <w:tcPr>
            <w:tcW w:w="23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5088A59F" w14:textId="6D9A110B">
            <w:r w:rsidRPr="7BF10C0D">
              <w:rPr>
                <w:rFonts w:ascii="Montserrat" w:hAnsi="Montserrat" w:eastAsia="Montserrat" w:cs="Montserrat"/>
                <w:color w:val="252135"/>
                <w:sz w:val="21"/>
                <w:szCs w:val="21"/>
              </w:rPr>
              <w:t>Otro Transgresor</w:t>
            </w:r>
          </w:p>
        </w:tc>
        <w:tc>
          <w:tcPr>
            <w:tcW w:w="57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5D1AACE5" w14:textId="27B94C4C">
            <w:r w:rsidRPr="7BF10C0D">
              <w:rPr>
                <w:rFonts w:ascii="Montserrat" w:hAnsi="Montserrat" w:eastAsia="Montserrat" w:cs="Montserrat"/>
                <w:color w:val="252135"/>
                <w:sz w:val="21"/>
                <w:szCs w:val="21"/>
              </w:rPr>
              <w:t>Otro transgresor conocido por la víctima.</w:t>
            </w:r>
          </w:p>
        </w:tc>
      </w:tr>
      <w:tr w:rsidR="7BF10C0D" w:rsidTr="7BF10C0D" w14:paraId="79BD1227" w14:textId="77777777">
        <w:trPr>
          <w:trHeight w:val="300"/>
        </w:trPr>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516F3298" w14:textId="275B8BD2">
            <w:r w:rsidRPr="7BF10C0D">
              <w:rPr>
                <w:rFonts w:ascii="Montserrat" w:hAnsi="Montserrat" w:eastAsia="Montserrat" w:cs="Montserrat"/>
                <w:color w:val="252135"/>
                <w:sz w:val="21"/>
                <w:szCs w:val="21"/>
              </w:rPr>
              <w:t>16</w:t>
            </w:r>
          </w:p>
        </w:tc>
        <w:tc>
          <w:tcPr>
            <w:tcW w:w="23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5C351842" w14:textId="0D05C05A">
            <w:r w:rsidRPr="7BF10C0D">
              <w:rPr>
                <w:rFonts w:ascii="Montserrat" w:hAnsi="Montserrat" w:eastAsia="Montserrat" w:cs="Montserrat"/>
                <w:color w:val="252135"/>
                <w:sz w:val="21"/>
                <w:szCs w:val="21"/>
              </w:rPr>
              <w:t>Autoridad</w:t>
            </w:r>
          </w:p>
        </w:tc>
        <w:tc>
          <w:tcPr>
            <w:tcW w:w="57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770DCC40" w14:textId="62444B23">
            <w:r w:rsidRPr="7BF10C0D">
              <w:rPr>
                <w:rFonts w:ascii="Montserrat" w:hAnsi="Montserrat" w:eastAsia="Montserrat" w:cs="Montserrat"/>
                <w:color w:val="252135"/>
                <w:sz w:val="21"/>
                <w:szCs w:val="21"/>
              </w:rPr>
              <w:t>Por autoridades oficiales</w:t>
            </w:r>
          </w:p>
        </w:tc>
      </w:tr>
      <w:tr w:rsidR="7BF10C0D" w:rsidTr="7BF10C0D" w14:paraId="1033D00F" w14:textId="77777777">
        <w:trPr>
          <w:trHeight w:val="300"/>
        </w:trPr>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3E924505" w14:textId="6C473D12">
            <w:r w:rsidRPr="7BF10C0D">
              <w:rPr>
                <w:rFonts w:ascii="Montserrat" w:hAnsi="Montserrat" w:eastAsia="Montserrat" w:cs="Montserrat"/>
                <w:color w:val="252135"/>
                <w:sz w:val="21"/>
                <w:szCs w:val="21"/>
              </w:rPr>
              <w:t>17</w:t>
            </w:r>
          </w:p>
        </w:tc>
        <w:tc>
          <w:tcPr>
            <w:tcW w:w="23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3B5E8FDE" w14:textId="438374F5">
            <w:r w:rsidRPr="7BF10C0D">
              <w:rPr>
                <w:rFonts w:ascii="Montserrat" w:hAnsi="Montserrat" w:eastAsia="Montserrat" w:cs="Montserrat"/>
                <w:color w:val="252135"/>
                <w:sz w:val="21"/>
                <w:szCs w:val="21"/>
              </w:rPr>
              <w:t>Desconocido/a</w:t>
            </w:r>
          </w:p>
        </w:tc>
        <w:tc>
          <w:tcPr>
            <w:tcW w:w="57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3A559D5A" w14:textId="403E275D">
            <w:r w:rsidRPr="7BF10C0D">
              <w:rPr>
                <w:rFonts w:ascii="Montserrat" w:hAnsi="Montserrat" w:eastAsia="Montserrat" w:cs="Montserrat"/>
                <w:color w:val="252135"/>
                <w:sz w:val="21"/>
                <w:szCs w:val="21"/>
              </w:rPr>
              <w:t>Victimario no es conocido/a por la víctima.</w:t>
            </w:r>
          </w:p>
        </w:tc>
      </w:tr>
      <w:tr w:rsidR="7BF10C0D" w:rsidTr="7BF10C0D" w14:paraId="1EC2C6EF" w14:textId="77777777">
        <w:trPr>
          <w:trHeight w:val="300"/>
        </w:trPr>
        <w:tc>
          <w:tcPr>
            <w:tcW w:w="127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5C2EA84A" w14:textId="386BCD5F">
            <w:r w:rsidRPr="7BF10C0D">
              <w:rPr>
                <w:rFonts w:ascii="Montserrat" w:hAnsi="Montserrat" w:eastAsia="Montserrat" w:cs="Montserrat"/>
                <w:color w:val="252135"/>
                <w:sz w:val="21"/>
                <w:szCs w:val="21"/>
              </w:rPr>
              <w:t>18</w:t>
            </w:r>
          </w:p>
        </w:tc>
        <w:tc>
          <w:tcPr>
            <w:tcW w:w="235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68B4D965" w14:textId="16002D3F">
            <w:r w:rsidRPr="7BF10C0D">
              <w:rPr>
                <w:rFonts w:ascii="Montserrat" w:hAnsi="Montserrat" w:eastAsia="Montserrat" w:cs="Montserrat"/>
                <w:color w:val="252135"/>
                <w:sz w:val="21"/>
                <w:szCs w:val="21"/>
              </w:rPr>
              <w:t>Se desconoce</w:t>
            </w:r>
          </w:p>
        </w:tc>
        <w:tc>
          <w:tcPr>
            <w:tcW w:w="573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7BF10C0D" w:rsidRDefault="7BF10C0D" w14:paraId="04B37957" w14:textId="3457A2EF">
            <w:r w:rsidRPr="7BF10C0D">
              <w:rPr>
                <w:rFonts w:ascii="Montserrat" w:hAnsi="Montserrat" w:eastAsia="Montserrat" w:cs="Montserrat"/>
                <w:color w:val="252135"/>
                <w:sz w:val="21"/>
                <w:szCs w:val="21"/>
              </w:rPr>
              <w:t>Se desconoce el tipo de relación.</w:t>
            </w:r>
          </w:p>
        </w:tc>
      </w:tr>
    </w:tbl>
    <w:p w:rsidR="7BF10C0D" w:rsidP="68915830" w:rsidRDefault="7BF10C0D" w14:paraId="5A653713" w14:textId="5D072C74"/>
    <w:tbl>
      <w:tblPr>
        <w:tblStyle w:val="TableGrid"/>
        <w:tblW w:w="0" w:type="auto"/>
        <w:tblBorders>
          <w:top w:val="single" w:color="000000" w:themeColor="text1" w:sz="6" w:space="0"/>
          <w:left w:val="single" w:color="000000" w:themeColor="text1" w:sz="6" w:space="0"/>
          <w:bottom w:val="single" w:color="000000" w:themeColor="text1" w:sz="6" w:space="0"/>
          <w:right w:val="single" w:color="000000" w:themeColor="text1" w:sz="6" w:space="0"/>
        </w:tblBorders>
        <w:tblLayout w:type="fixed"/>
        <w:tblLook w:val="06A0" w:firstRow="1" w:lastRow="0" w:firstColumn="1" w:lastColumn="0" w:noHBand="1" w:noVBand="1"/>
        <w:tblPrChange w:author="Usuario invitado" w:date="2023-04-24T17:03:00Z" w:id="61">
          <w:tblPr>
            <w:tblStyle w:val="TableGrid"/>
            <w:tblW w:w="0" w:type="nil"/>
            <w:tblBorders>
              <w:top w:val="single" w:color="000000" w:themeColor="text1" w:sz="6" w:space="0"/>
              <w:left w:val="single" w:color="000000" w:themeColor="text1" w:sz="6" w:space="0"/>
              <w:bottom w:val="single" w:color="000000" w:themeColor="text1" w:sz="6" w:space="0"/>
              <w:right w:val="single" w:color="000000" w:themeColor="text1" w:sz="6" w:space="0"/>
            </w:tblBorders>
            <w:tblLayout w:type="fixed"/>
            <w:tblLook w:val="06A0" w:firstRow="1" w:lastRow="0" w:firstColumn="1" w:lastColumn="0" w:noHBand="1" w:noVBand="1"/>
          </w:tblPr>
        </w:tblPrChange>
      </w:tblPr>
      <w:tblGrid>
        <w:gridCol w:w="1380"/>
        <w:gridCol w:w="2640"/>
        <w:gridCol w:w="5340"/>
        <w:tblGridChange w:id="62">
          <w:tblGrid>
            <w:gridCol w:w="3120"/>
            <w:gridCol w:w="3120"/>
            <w:gridCol w:w="3120"/>
          </w:tblGrid>
        </w:tblGridChange>
      </w:tblGrid>
      <w:tr w:rsidR="7BF10C0D" w:rsidTr="7BF10C0D" w14:paraId="343EE075" w14:textId="77777777">
        <w:trPr>
          <w:trHeight w:val="300"/>
          <w:trPrChange w:author="Usuario invitado" w:date="2023-04-24T17:03:00Z" w:id="63">
            <w:trPr>
              <w:trHeight w:val="300"/>
            </w:trPr>
          </w:trPrChange>
        </w:trPr>
        <w:tc>
          <w:tcPr>
            <w:tcW w:w="9360"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Change w:author="Usuario invitado" w:date="2023-04-24T17:03:00Z" w:id="64">
              <w:tcPr>
                <w:tcW w:w="9360" w:type="dxa"/>
                <w:gridSpan w:val="3"/>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tcPrChange>
          </w:tcPr>
          <w:p w:rsidR="7BF10C0D" w:rsidP="7BF10C0D" w:rsidRDefault="7BF10C0D" w14:paraId="3A3FFAC0" w14:textId="00A800CE">
            <w:pPr>
              <w:jc w:val="center"/>
            </w:pPr>
            <w:r w:rsidRPr="7BF10C0D">
              <w:rPr>
                <w:rFonts w:ascii="Montserrat" w:hAnsi="Montserrat" w:eastAsia="Montserrat" w:cs="Montserrat"/>
                <w:b/>
                <w:bCs/>
                <w:color w:val="252135"/>
                <w:sz w:val="21"/>
                <w:szCs w:val="21"/>
              </w:rPr>
              <w:t>Tipo de Víctima</w:t>
            </w:r>
          </w:p>
        </w:tc>
      </w:tr>
      <w:tr w:rsidR="7BF10C0D" w:rsidTr="7BF10C0D" w14:paraId="3E8354D2" w14:textId="77777777">
        <w:trPr>
          <w:trHeight w:val="300"/>
          <w:trPrChange w:author="Usuario invitado" w:date="2023-04-24T17:03:00Z" w:id="65">
            <w:trPr>
              <w:trHeight w:val="300"/>
            </w:trPr>
          </w:trPrChange>
        </w:trPr>
        <w:tc>
          <w:tcPr>
            <w:tcW w:w="138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Change w:author="Usuario invitado" w:date="2023-04-24T17:03:00Z" w:id="66">
              <w:tcPr>
                <w:tcW w:w="312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tcPrChange>
          </w:tcPr>
          <w:p w:rsidR="7BF10C0D" w:rsidP="7BF10C0D" w:rsidRDefault="7BF10C0D" w14:paraId="044B6E83" w14:textId="53B50A60">
            <w:pPr>
              <w:jc w:val="center"/>
            </w:pPr>
            <w:r w:rsidRPr="7BF10C0D">
              <w:rPr>
                <w:rFonts w:ascii="Montserrat" w:hAnsi="Montserrat" w:eastAsia="Montserrat" w:cs="Montserrat"/>
                <w:b/>
                <w:bCs/>
                <w:color w:val="252135"/>
                <w:sz w:val="21"/>
                <w:szCs w:val="21"/>
              </w:rPr>
              <w:t>Código</w:t>
            </w:r>
          </w:p>
        </w:tc>
        <w:tc>
          <w:tcPr>
            <w:tcW w:w="264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Change w:author="Usuario invitado" w:date="2023-04-24T17:03:00Z" w:id="67">
              <w:tcPr>
                <w:tcW w:w="312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tcPrChange>
          </w:tcPr>
          <w:p w:rsidR="7BF10C0D" w:rsidP="7BF10C0D" w:rsidRDefault="7BF10C0D" w14:paraId="7819F4A2" w14:textId="68F33ADE">
            <w:pPr>
              <w:jc w:val="center"/>
            </w:pPr>
            <w:r w:rsidRPr="7BF10C0D">
              <w:rPr>
                <w:rFonts w:ascii="Montserrat" w:hAnsi="Montserrat" w:eastAsia="Montserrat" w:cs="Montserrat"/>
                <w:b/>
                <w:bCs/>
                <w:color w:val="252135"/>
                <w:sz w:val="21"/>
                <w:szCs w:val="21"/>
              </w:rPr>
              <w:t>Título</w:t>
            </w:r>
          </w:p>
        </w:tc>
        <w:tc>
          <w:tcPr>
            <w:tcW w:w="534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Change w:author="Usuario invitado" w:date="2023-04-24T17:03:00Z" w:id="68">
              <w:tcPr>
                <w:tcW w:w="3120" w:type="dxa"/>
                <w:tcBorders>
                  <w:top w:val="single" w:color="000000" w:themeColor="text1" w:sz="6" w:space="0"/>
                  <w:left w:val="single" w:color="000000" w:themeColor="text1" w:sz="6" w:space="0"/>
                  <w:bottom w:val="single" w:color="000000" w:themeColor="text1" w:sz="6" w:space="0"/>
                  <w:right w:val="single" w:color="000000" w:themeColor="text1" w:sz="6" w:space="0"/>
                </w:tcBorders>
                <w:vAlign w:val="center"/>
              </w:tcPr>
            </w:tcPrChange>
          </w:tcPr>
          <w:p w:rsidR="7BF10C0D" w:rsidP="7BF10C0D" w:rsidRDefault="7BF10C0D" w14:paraId="78B176BF" w14:textId="5B14BFEC">
            <w:pPr>
              <w:jc w:val="center"/>
            </w:pPr>
            <w:r w:rsidRPr="7BF10C0D">
              <w:rPr>
                <w:rFonts w:ascii="Montserrat" w:hAnsi="Montserrat" w:eastAsia="Montserrat" w:cs="Montserrat"/>
                <w:b/>
                <w:bCs/>
                <w:color w:val="252135"/>
                <w:sz w:val="21"/>
                <w:szCs w:val="21"/>
              </w:rPr>
              <w:t>Descripción</w:t>
            </w:r>
          </w:p>
        </w:tc>
      </w:tr>
      <w:tr w:rsidR="7BF10C0D" w:rsidTr="7BF10C0D" w14:paraId="2AE83841" w14:textId="77777777">
        <w:trPr>
          <w:trHeight w:val="300"/>
          <w:trPrChange w:author="Usuario invitado" w:date="2023-04-24T17:03:00Z" w:id="69">
            <w:trPr>
              <w:trHeight w:val="300"/>
            </w:trPr>
          </w:trPrChange>
        </w:trPr>
        <w:tc>
          <w:tcPr>
            <w:tcW w:w="138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Change w:author="Usuario invitado" w:date="2023-04-24T17:03:00Z" w:id="70">
              <w:tcPr>
                <w:tcW w:w="312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tcPrChange>
          </w:tcPr>
          <w:p w:rsidR="7BF10C0D" w:rsidRDefault="7BF10C0D" w14:paraId="7C62942E" w14:textId="12844904">
            <w:r w:rsidRPr="7BF10C0D">
              <w:rPr>
                <w:rFonts w:ascii="Montserrat" w:hAnsi="Montserrat" w:eastAsia="Montserrat" w:cs="Montserrat"/>
                <w:color w:val="252135"/>
                <w:sz w:val="21"/>
                <w:szCs w:val="21"/>
              </w:rPr>
              <w:t>1</w:t>
            </w:r>
          </w:p>
        </w:tc>
        <w:tc>
          <w:tcPr>
            <w:tcW w:w="26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Change w:author="Usuario invitado" w:date="2023-04-24T17:03:00Z" w:id="71">
              <w:tcPr>
                <w:tcW w:w="312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tcPrChange>
          </w:tcPr>
          <w:p w:rsidR="7BF10C0D" w:rsidRDefault="7BF10C0D" w14:paraId="24D08D73" w14:textId="61E20983">
            <w:r w:rsidRPr="7BF10C0D">
              <w:rPr>
                <w:rFonts w:ascii="Montserrat" w:hAnsi="Montserrat" w:eastAsia="Montserrat" w:cs="Montserrat"/>
                <w:color w:val="252135"/>
                <w:sz w:val="21"/>
                <w:szCs w:val="21"/>
              </w:rPr>
              <w:t>Principal</w:t>
            </w:r>
          </w:p>
        </w:tc>
        <w:tc>
          <w:tcPr>
            <w:tcW w:w="5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Change w:author="Usuario invitado" w:date="2023-04-24T17:03:00Z" w:id="72">
              <w:tcPr>
                <w:tcW w:w="312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tcPrChange>
          </w:tcPr>
          <w:p w:rsidR="7BF10C0D" w:rsidRDefault="7BF10C0D" w14:paraId="39234E9F" w14:textId="551F5871">
            <w:r w:rsidRPr="7BF10C0D">
              <w:rPr>
                <w:rFonts w:ascii="Montserrat" w:hAnsi="Montserrat" w:eastAsia="Montserrat" w:cs="Montserrat"/>
                <w:color w:val="252135"/>
                <w:sz w:val="21"/>
                <w:szCs w:val="21"/>
              </w:rPr>
              <w:t>La víctima principal del feminicidio.</w:t>
            </w:r>
          </w:p>
        </w:tc>
      </w:tr>
      <w:tr w:rsidR="7BF10C0D" w:rsidTr="7BF10C0D" w14:paraId="2E550375" w14:textId="77777777">
        <w:trPr>
          <w:trHeight w:val="300"/>
          <w:trPrChange w:author="Usuario invitado" w:date="2023-04-24T17:03:00Z" w:id="73">
            <w:trPr>
              <w:trHeight w:val="300"/>
            </w:trPr>
          </w:trPrChange>
        </w:trPr>
        <w:tc>
          <w:tcPr>
            <w:tcW w:w="138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Change w:author="Usuario invitado" w:date="2023-04-24T17:03:00Z" w:id="74">
              <w:tcPr>
                <w:tcW w:w="312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tcPrChange>
          </w:tcPr>
          <w:p w:rsidR="7BF10C0D" w:rsidRDefault="7BF10C0D" w14:paraId="5D218B84" w14:textId="501B981F">
            <w:r w:rsidRPr="7BF10C0D">
              <w:rPr>
                <w:rFonts w:ascii="Montserrat" w:hAnsi="Montserrat" w:eastAsia="Montserrat" w:cs="Montserrat"/>
                <w:color w:val="252135"/>
                <w:sz w:val="21"/>
                <w:szCs w:val="21"/>
              </w:rPr>
              <w:t>2</w:t>
            </w:r>
          </w:p>
        </w:tc>
        <w:tc>
          <w:tcPr>
            <w:tcW w:w="26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Change w:author="Usuario invitado" w:date="2023-04-24T17:03:00Z" w:id="75">
              <w:tcPr>
                <w:tcW w:w="312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tcPrChange>
          </w:tcPr>
          <w:p w:rsidR="7BF10C0D" w:rsidRDefault="7BF10C0D" w14:paraId="5974AE5B" w14:textId="16526269">
            <w:r w:rsidRPr="7BF10C0D">
              <w:rPr>
                <w:rFonts w:ascii="Montserrat" w:hAnsi="Montserrat" w:eastAsia="Montserrat" w:cs="Montserrat"/>
                <w:color w:val="252135"/>
                <w:sz w:val="21"/>
                <w:szCs w:val="21"/>
              </w:rPr>
              <w:t>Vinculado</w:t>
            </w:r>
          </w:p>
        </w:tc>
        <w:tc>
          <w:tcPr>
            <w:tcW w:w="5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Change w:author="Usuario invitado" w:date="2023-04-24T17:03:00Z" w:id="76">
              <w:tcPr>
                <w:tcW w:w="312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tcPrChange>
          </w:tcPr>
          <w:p w:rsidR="7BF10C0D" w:rsidRDefault="7BF10C0D" w14:paraId="192D9802" w14:textId="65167C1A">
            <w:r w:rsidRPr="7BF10C0D">
              <w:rPr>
                <w:rFonts w:ascii="Montserrat" w:hAnsi="Montserrat" w:eastAsia="Montserrat" w:cs="Montserrat"/>
                <w:color w:val="252135"/>
                <w:sz w:val="21"/>
                <w:szCs w:val="21"/>
              </w:rPr>
              <w:t>Víctima vinculada al crimen principal.</w:t>
            </w:r>
          </w:p>
        </w:tc>
      </w:tr>
    </w:tbl>
    <w:p w:rsidR="7BF10C0D" w:rsidP="68915830" w:rsidRDefault="7BF10C0D" w14:paraId="5EEC72A0" w14:textId="57881382"/>
    <w:p w:rsidR="4E6DC043" w:rsidP="4E6DC043" w:rsidRDefault="4E6DC043" w14:paraId="323ED806" w14:textId="6D525722"/>
    <w:p w:rsidR="4E6DC043" w:rsidP="4E6DC043" w:rsidRDefault="4E6DC043" w14:paraId="55E1962B" w14:textId="5FA36AD9"/>
    <w:p w:rsidR="4E6DC043" w:rsidP="4E6DC043" w:rsidRDefault="4E6DC043" w14:paraId="2FB0B844" w14:textId="60FD0248"/>
    <w:p w:rsidR="4E6DC043" w:rsidP="4E6DC043" w:rsidRDefault="4E6DC043" w14:paraId="38852BE3" w14:textId="642AF94B"/>
    <w:p w:rsidR="009A1582" w:rsidP="00EB7794" w:rsidRDefault="1E96E244" w14:paraId="5F4DBB92" w14:textId="6A405279">
      <w:pPr>
        <w:pStyle w:val="Heading1"/>
        <w:rPr>
          <w:ins w:author="Carlos Morales Castro" w:date="2023-04-22T10:59:00Z" w:id="77"/>
        </w:rPr>
      </w:pPr>
      <w:bookmarkStart w:name="_Toc133059959" w:id="78"/>
      <w:bookmarkStart w:name="_Toc173952005" w:id="79"/>
      <w:r>
        <w:t>Definición de Funcionalidades</w:t>
      </w:r>
      <w:bookmarkEnd w:id="78"/>
      <w:bookmarkEnd w:id="79"/>
    </w:p>
    <w:p w:rsidRPr="005D527B" w:rsidR="005D527B" w:rsidRDefault="005D527B" w14:paraId="468E42EC" w14:textId="6A405279">
      <w:pPr>
        <w:pPrChange w:author="Carlos Morales Castro" w:date="2023-04-22T10:59:00Z" w:id="80">
          <w:pPr>
            <w:pStyle w:val="Heading1"/>
          </w:pPr>
        </w:pPrChange>
      </w:pPr>
    </w:p>
    <w:p w:rsidR="001A6D95" w:rsidP="005D527B" w:rsidRDefault="001A6D95" w14:paraId="232028B8" w14:textId="4BBF4213">
      <w:pPr>
        <w:pStyle w:val="Heading2"/>
      </w:pPr>
      <w:r w:rsidRPr="005D527B">
        <w:tab/>
      </w:r>
      <w:bookmarkStart w:name="_Toc133059960" w:id="81"/>
      <w:bookmarkStart w:name="_Toc1973360589" w:id="82"/>
      <w:r w:rsidRPr="005D527B" w:rsidR="005D527B">
        <w:t>Funcionalidad de Mantenimiento de Perfiles (</w:t>
      </w:r>
      <w:r w:rsidRPr="1E2D9E88" w:rsidR="005D527B">
        <w:rPr>
          <w:rPrChange w:author="Carlos Morales Castro" w:date="2023-04-22T10:58:00Z" w:id="83">
            <w:rPr>
              <w:rFonts w:eastAsia="Arial" w:cs="Arial"/>
              <w:color w:val="000000" w:themeColor="text1"/>
            </w:rPr>
          </w:rPrChange>
        </w:rPr>
        <w:t>RF-</w:t>
      </w:r>
      <w:r w:rsidR="00137388">
        <w:t>1</w:t>
      </w:r>
      <w:r w:rsidRPr="005D527B" w:rsidR="005D527B">
        <w:t>)</w:t>
      </w:r>
      <w:bookmarkEnd w:id="81"/>
      <w:bookmarkEnd w:id="82"/>
    </w:p>
    <w:p w:rsidR="00680E5E" w:rsidP="00680E5E" w:rsidRDefault="00680E5E" w14:paraId="0275389F" w14:textId="77777777"/>
    <w:p w:rsidR="005D527B" w:rsidP="00BC1889" w:rsidRDefault="09096A93" w14:paraId="43CFB51B" w14:textId="67C04843">
      <w:bookmarkStart w:name="_Toc133059961" w:id="84"/>
      <w:r w:rsidRPr="09096A93">
        <w:rPr>
          <w:b/>
          <w:bCs/>
        </w:rPr>
        <w:t>Prototipo</w:t>
      </w:r>
      <w:bookmarkEnd w:id="84"/>
      <w:r w:rsidRPr="09096A93">
        <w:rPr>
          <w:b/>
          <w:bCs/>
        </w:rPr>
        <w:t xml:space="preserve"> </w:t>
      </w:r>
    </w:p>
    <w:p w:rsidR="0073398D" w:rsidP="09096A93" w:rsidRDefault="0073398D" w14:paraId="623C280D" w14:textId="1D1BF166">
      <w:r>
        <w:rPr>
          <w:noProof/>
        </w:rPr>
        <w:drawing>
          <wp:inline distT="0" distB="0" distL="0" distR="0" wp14:anchorId="63AA6605" wp14:editId="09096A93">
            <wp:extent cx="5715000" cy="1762125"/>
            <wp:effectExtent l="0" t="0" r="0" b="0"/>
            <wp:docPr id="892434938" name="Picture 892434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15000" cy="1762125"/>
                    </a:xfrm>
                    <a:prstGeom prst="rect">
                      <a:avLst/>
                    </a:prstGeom>
                  </pic:spPr>
                </pic:pic>
              </a:graphicData>
            </a:graphic>
          </wp:inline>
        </w:drawing>
      </w:r>
    </w:p>
    <w:p w:rsidR="0073398D" w:rsidP="005D527B" w:rsidRDefault="0073398D" w14:paraId="1BBDA24C" w14:textId="77777777"/>
    <w:p w:rsidR="0073398D" w:rsidP="226B305A" w:rsidRDefault="4A1D6DF1" w14:paraId="392A96CF" w14:textId="67C04843">
      <w:pPr>
        <w:rPr>
          <w:sz w:val="20"/>
          <w:szCs w:val="20"/>
        </w:rPr>
      </w:pPr>
      <w:bookmarkStart w:name="_Toc133059962" w:id="85"/>
      <w:r w:rsidRPr="4A1D6DF1">
        <w:rPr>
          <w:rFonts w:eastAsiaTheme="majorEastAsia" w:cstheme="majorBidi"/>
          <w:b/>
          <w:bCs/>
          <w:sz w:val="28"/>
          <w:szCs w:val="28"/>
        </w:rPr>
        <w:t>Descripción</w:t>
      </w:r>
      <w:bookmarkEnd w:id="85"/>
      <w:r w:rsidRPr="4A1D6DF1">
        <w:rPr>
          <w:b/>
          <w:bCs/>
        </w:rPr>
        <w:t xml:space="preserve"> </w:t>
      </w:r>
    </w:p>
    <w:p w:rsidRPr="0073398D" w:rsidR="0073398D" w:rsidP="0073398D" w:rsidRDefault="0073398D" w14:paraId="5E72CA75" w14:textId="77777777"/>
    <w:p w:rsidR="0073398D" w:rsidP="4E6DC043" w:rsidRDefault="4E6DC043" w14:paraId="72E9B755" w14:textId="4B61600F">
      <w:pPr>
        <w:spacing w:line="360" w:lineRule="auto"/>
      </w:pPr>
      <w:r>
        <w:t>Se muestra una interfaz capaz de desplegar una tabla de todos los perfiles registrados en la base de datos, en donde cada registro tiene sus botones de acciones los cuales son actualizar y eliminar el perfil. Por último, se muestra un título con el nombre de la interfaz y un boton que genera una acción de agregar un nuevo perfil.</w:t>
      </w:r>
    </w:p>
    <w:p w:rsidR="09096A93" w:rsidP="09096A93" w:rsidRDefault="09096A93" w14:paraId="3D317EEF" w14:textId="0A0F3D9E"/>
    <w:p w:rsidR="09096A93" w:rsidP="09096A93" w:rsidRDefault="09096A93" w14:paraId="44340897" w14:textId="75D11A5C"/>
    <w:p w:rsidR="09096A93" w:rsidRDefault="4A1D6DF1" w14:paraId="565805BA" w14:textId="67C04843">
      <w:r w:rsidRPr="4A1D6DF1">
        <w:rPr>
          <w:rFonts w:eastAsiaTheme="majorEastAsia" w:cstheme="majorBidi"/>
          <w:b/>
          <w:bCs/>
          <w:sz w:val="28"/>
          <w:szCs w:val="28"/>
        </w:rPr>
        <w:t>Prototipo</w:t>
      </w:r>
      <w:r w:rsidRPr="4A1D6DF1">
        <w:rPr>
          <w:b/>
          <w:bCs/>
        </w:rPr>
        <w:t xml:space="preserve"> </w:t>
      </w:r>
    </w:p>
    <w:p w:rsidR="09096A93" w:rsidP="09096A93" w:rsidRDefault="09096A93" w14:paraId="7FF9755A" w14:textId="11D04687">
      <w:r>
        <w:rPr>
          <w:noProof/>
        </w:rPr>
        <w:drawing>
          <wp:inline distT="0" distB="0" distL="0" distR="0" wp14:anchorId="3FC38AB0" wp14:editId="7C0F0623">
            <wp:extent cx="5400674" cy="2981623"/>
            <wp:effectExtent l="0" t="0" r="0" b="0"/>
            <wp:docPr id="93326489" name="Picture 93326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26489"/>
                    <pic:cNvPicPr/>
                  </pic:nvPicPr>
                  <pic:blipFill>
                    <a:blip r:embed="rId9">
                      <a:extLst>
                        <a:ext uri="{28A0092B-C50C-407E-A947-70E740481C1C}">
                          <a14:useLocalDpi xmlns:a14="http://schemas.microsoft.com/office/drawing/2010/main" val="0"/>
                        </a:ext>
                      </a:extLst>
                    </a:blip>
                    <a:stretch>
                      <a:fillRect/>
                    </a:stretch>
                  </pic:blipFill>
                  <pic:spPr>
                    <a:xfrm>
                      <a:off x="0" y="0"/>
                      <a:ext cx="5400674" cy="2981623"/>
                    </a:xfrm>
                    <a:prstGeom prst="rect">
                      <a:avLst/>
                    </a:prstGeom>
                  </pic:spPr>
                </pic:pic>
              </a:graphicData>
            </a:graphic>
          </wp:inline>
        </w:drawing>
      </w:r>
    </w:p>
    <w:p w:rsidR="09096A93" w:rsidP="09096A93" w:rsidRDefault="09096A93" w14:paraId="69FAB288" w14:textId="41EAB7C9"/>
    <w:p w:rsidR="09096A93" w:rsidP="09096A93" w:rsidRDefault="09096A93" w14:paraId="757409C1" w14:textId="5BC9F5F8"/>
    <w:p w:rsidR="09096A93" w:rsidP="09096A93" w:rsidRDefault="4A1D6DF1" w14:paraId="645DA59B" w14:textId="21801EF7">
      <w:pPr>
        <w:rPr>
          <w:sz w:val="20"/>
          <w:szCs w:val="20"/>
        </w:rPr>
      </w:pPr>
      <w:r w:rsidRPr="4A1D6DF1">
        <w:rPr>
          <w:rFonts w:eastAsiaTheme="majorEastAsia" w:cstheme="majorBidi"/>
          <w:b/>
          <w:bCs/>
          <w:sz w:val="28"/>
          <w:szCs w:val="28"/>
        </w:rPr>
        <w:t>Descripción</w:t>
      </w:r>
      <w:r w:rsidRPr="4A1D6DF1">
        <w:rPr>
          <w:b/>
          <w:bCs/>
        </w:rPr>
        <w:t xml:space="preserve"> </w:t>
      </w:r>
    </w:p>
    <w:p w:rsidR="09096A93" w:rsidP="4E6DC043" w:rsidRDefault="4E6DC043" w14:paraId="1294D458" w14:textId="58FB7CD8">
      <w:pPr>
        <w:spacing w:line="360" w:lineRule="auto"/>
      </w:pPr>
      <w:r>
        <w:t>Se muestra una interfaz capaz de desplegar un formulario a completar con las propiedades necesarias para registrar un perfil, tales como: Nombre y Rol (Administrador, Convencional y Consultor). Por último, se muestra un título con el nombre de la interfaz y un botón que genera una acción de agregar un nuevo perfil.</w:t>
      </w:r>
    </w:p>
    <w:p w:rsidR="09096A93" w:rsidP="09096A93" w:rsidRDefault="09096A93" w14:paraId="0CBE6C70" w14:textId="7C28EAF9"/>
    <w:p w:rsidR="09096A93" w:rsidRDefault="4A1D6DF1" w14:paraId="040AC867" w14:textId="67C04843">
      <w:r w:rsidRPr="4A1D6DF1">
        <w:rPr>
          <w:rFonts w:eastAsiaTheme="majorEastAsia" w:cstheme="majorBidi"/>
          <w:b/>
          <w:bCs/>
          <w:sz w:val="28"/>
          <w:szCs w:val="28"/>
        </w:rPr>
        <w:t>Prototipo</w:t>
      </w:r>
      <w:r w:rsidRPr="4A1D6DF1">
        <w:rPr>
          <w:b/>
          <w:bCs/>
        </w:rPr>
        <w:t xml:space="preserve"> </w:t>
      </w:r>
    </w:p>
    <w:p w:rsidR="09096A93" w:rsidP="09096A93" w:rsidRDefault="09096A93" w14:paraId="095CA52C" w14:textId="30310BA8">
      <w:r>
        <w:rPr>
          <w:noProof/>
        </w:rPr>
        <w:drawing>
          <wp:inline distT="0" distB="0" distL="0" distR="0" wp14:anchorId="5C568048" wp14:editId="10605ACF">
            <wp:extent cx="5695950" cy="3109039"/>
            <wp:effectExtent l="0" t="0" r="0" b="0"/>
            <wp:docPr id="268745500" name="Picture 268745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695950" cy="3109039"/>
                    </a:xfrm>
                    <a:prstGeom prst="rect">
                      <a:avLst/>
                    </a:prstGeom>
                  </pic:spPr>
                </pic:pic>
              </a:graphicData>
            </a:graphic>
          </wp:inline>
        </w:drawing>
      </w:r>
    </w:p>
    <w:p w:rsidR="09096A93" w:rsidP="09096A93" w:rsidRDefault="09096A93" w14:paraId="30B83DE5" w14:textId="41EAB7C9"/>
    <w:p w:rsidR="09096A93" w:rsidP="09096A93" w:rsidRDefault="09096A93" w14:paraId="5E05F860" w14:textId="5BC9F5F8"/>
    <w:p w:rsidR="09096A93" w:rsidP="09096A93" w:rsidRDefault="4A1D6DF1" w14:paraId="423933CF" w14:textId="21801EF7">
      <w:pPr>
        <w:rPr>
          <w:sz w:val="20"/>
          <w:szCs w:val="20"/>
        </w:rPr>
      </w:pPr>
      <w:r w:rsidRPr="4A1D6DF1">
        <w:rPr>
          <w:b/>
          <w:bCs/>
        </w:rPr>
        <w:t>D</w:t>
      </w:r>
      <w:r w:rsidRPr="4A1D6DF1">
        <w:rPr>
          <w:rFonts w:eastAsiaTheme="majorEastAsia" w:cstheme="majorBidi"/>
          <w:b/>
          <w:bCs/>
          <w:sz w:val="28"/>
          <w:szCs w:val="28"/>
        </w:rPr>
        <w:t xml:space="preserve">escripción </w:t>
      </w:r>
    </w:p>
    <w:p w:rsidR="09096A93" w:rsidP="4E6DC043" w:rsidRDefault="4E6DC043" w14:paraId="4434D05D" w14:textId="2F8911EF">
      <w:pPr>
        <w:spacing w:line="360" w:lineRule="auto"/>
      </w:pPr>
      <w:r>
        <w:t>Se muestra una interfaz capaz de desplegar un formulario a completar con las propiedades necesarias para editar un perfil registrado en el sistema, tales como: Nombre y Rol (Administrador, Convencional y Consultor). Por último, se muestra un título con el nombre de la interfaz y un botón que genera una acción de actualizar datos del perfil.</w:t>
      </w:r>
    </w:p>
    <w:p w:rsidR="09096A93" w:rsidP="09096A93" w:rsidRDefault="09096A93" w14:paraId="51BB4A34" w14:textId="44DBFCD9"/>
    <w:p w:rsidR="09096A93" w:rsidP="09096A93" w:rsidRDefault="09096A93" w14:paraId="72EC253F" w14:textId="4FA9E949"/>
    <w:p w:rsidR="005D527B" w:rsidP="005D527B" w:rsidRDefault="09096A93" w14:paraId="2A37B5FF" w14:textId="3FA23AEB">
      <w:pPr>
        <w:spacing w:line="360" w:lineRule="auto"/>
        <w:rPr>
          <w:rFonts w:eastAsia="Arial" w:cs="Arial"/>
          <w:color w:val="000000" w:themeColor="text1"/>
        </w:rPr>
      </w:pPr>
      <w:r w:rsidRPr="09096A93">
        <w:rPr>
          <w:rFonts w:eastAsia="Arial" w:cs="Arial"/>
          <w:b/>
          <w:bCs/>
          <w:color w:val="000000" w:themeColor="text1"/>
          <w:sz w:val="28"/>
          <w:szCs w:val="28"/>
        </w:rPr>
        <w:t>Gestionar perfiles de usuario:</w:t>
      </w:r>
      <w:r w:rsidRPr="09096A93">
        <w:rPr>
          <w:rFonts w:eastAsia="Arial" w:cs="Arial"/>
          <w:color w:val="000000" w:themeColor="text1"/>
        </w:rPr>
        <w:t xml:space="preserve"> La funcionalidad debe administrar el CRUD correspondiente de cada perfil registrado en la aplicación, en donde se despliega una lista exclusiva para el usuario administrador con todas las acciones necesarias.</w:t>
      </w:r>
    </w:p>
    <w:p w:rsidR="005D527B" w:rsidP="005D527B" w:rsidRDefault="34A0CBA2" w14:paraId="364DD00E" w14:textId="13971372">
      <w:pPr>
        <w:spacing w:line="360" w:lineRule="auto"/>
        <w:ind w:left="708"/>
        <w:rPr>
          <w:rFonts w:eastAsia="Arial" w:cs="Arial"/>
          <w:color w:val="000000" w:themeColor="text1"/>
        </w:rPr>
      </w:pPr>
      <w:r w:rsidRPr="34A0CBA2">
        <w:rPr>
          <w:rFonts w:eastAsiaTheme="majorEastAsia" w:cstheme="majorBidi"/>
          <w:b/>
          <w:bCs/>
          <w:sz w:val="28"/>
          <w:szCs w:val="28"/>
        </w:rPr>
        <w:t xml:space="preserve">RF-1.1 Agregar Perfil: </w:t>
      </w:r>
      <w:r w:rsidRPr="34A0CBA2">
        <w:rPr>
          <w:rFonts w:eastAsia="Arial" w:cs="Arial"/>
          <w:color w:val="000000" w:themeColor="text1"/>
        </w:rPr>
        <w:t>La funcionalidad debe ser capaz de agregar información de las propiedades del perfil, tales como: id, nombre y rol, en donde se d</w:t>
      </w:r>
    </w:p>
    <w:p w:rsidR="005D527B" w:rsidP="09096A93" w:rsidRDefault="34A0CBA2" w14:paraId="62336973" w14:textId="61E6027E">
      <w:pPr>
        <w:spacing w:line="360" w:lineRule="auto"/>
        <w:ind w:left="708"/>
        <w:rPr>
          <w:rFonts w:eastAsia="Arial" w:cs="Arial"/>
          <w:color w:val="000000" w:themeColor="text1"/>
        </w:rPr>
      </w:pPr>
      <w:r w:rsidRPr="34A0CBA2">
        <w:rPr>
          <w:rFonts w:eastAsiaTheme="majorEastAsia" w:cstheme="majorBidi"/>
          <w:b/>
          <w:bCs/>
          <w:sz w:val="28"/>
          <w:szCs w:val="28"/>
        </w:rPr>
        <w:t>RF-1.2 Editar Perfil:</w:t>
      </w:r>
      <w:r w:rsidRPr="34A0CBA2">
        <w:rPr>
          <w:rFonts w:eastAsia="Arial" w:cs="Arial"/>
          <w:color w:val="000000" w:themeColor="text1"/>
        </w:rPr>
        <w:t xml:space="preserve"> La funcionalidad debe ser capaz de editar la información registrada anteriormente actualizando el nombre o rol del perfil.</w:t>
      </w:r>
    </w:p>
    <w:p w:rsidR="226B305A" w:rsidP="09096A93" w:rsidRDefault="34A0CBA2" w14:paraId="594B3B59" w14:textId="50572398">
      <w:pPr>
        <w:spacing w:line="360" w:lineRule="auto"/>
        <w:ind w:left="708"/>
        <w:rPr>
          <w:rFonts w:eastAsia="Arial" w:cs="Arial"/>
          <w:color w:val="000000" w:themeColor="text1"/>
        </w:rPr>
      </w:pPr>
      <w:r w:rsidRPr="34A0CBA2">
        <w:rPr>
          <w:rFonts w:eastAsia="Arial" w:cs="Arial"/>
          <w:b/>
          <w:bCs/>
          <w:color w:val="000000" w:themeColor="text1"/>
        </w:rPr>
        <w:t>RF-1.3 Eliminar Perfil:</w:t>
      </w:r>
      <w:r w:rsidRPr="34A0CBA2">
        <w:rPr>
          <w:rFonts w:eastAsia="Arial" w:cs="Arial"/>
          <w:color w:val="000000" w:themeColor="text1"/>
        </w:rPr>
        <w:t xml:space="preserve"> La funcionalidad debe ser capaz de eliminar toda información relacionada al perfil involucrado, éste debe ser identificado por su código.</w:t>
      </w:r>
    </w:p>
    <w:p w:rsidR="226B305A" w:rsidP="226B305A" w:rsidRDefault="226B305A" w14:paraId="02D9FF07" w14:textId="18889479">
      <w:pPr>
        <w:rPr>
          <w:b/>
          <w:bCs/>
          <w:sz w:val="28"/>
          <w:szCs w:val="28"/>
        </w:rPr>
      </w:pPr>
    </w:p>
    <w:p w:rsidR="226B305A" w:rsidP="226B305A" w:rsidRDefault="226B305A" w14:paraId="0BFB6E84" w14:textId="55ABFEBF">
      <w:pPr>
        <w:rPr>
          <w:b/>
          <w:bCs/>
          <w:sz w:val="28"/>
          <w:szCs w:val="28"/>
        </w:rPr>
      </w:pPr>
      <w:r w:rsidRPr="226B305A">
        <w:rPr>
          <w:b/>
          <w:bCs/>
          <w:sz w:val="28"/>
          <w:szCs w:val="28"/>
        </w:rPr>
        <w:t>Otras consideraciones</w:t>
      </w:r>
    </w:p>
    <w:p w:rsidR="226B305A" w:rsidP="09096A93" w:rsidRDefault="226B305A" w14:paraId="4E4A9DC7" w14:textId="000884DF">
      <w:pPr>
        <w:spacing w:line="360" w:lineRule="auto"/>
        <w:rPr>
          <w:rFonts w:eastAsia="Arial" w:cs="Arial"/>
          <w:color w:val="000000" w:themeColor="text1"/>
        </w:rPr>
      </w:pPr>
      <w:r>
        <w:br/>
      </w:r>
      <w:r w:rsidRPr="09096A93" w:rsidR="09096A93">
        <w:rPr>
          <w:b/>
          <w:bCs/>
          <w:sz w:val="28"/>
          <w:szCs w:val="28"/>
        </w:rPr>
        <w:t xml:space="preserve">Desplegar lista de roles en las acciones del perfil: </w:t>
      </w:r>
      <w:r w:rsidRPr="09096A93" w:rsidR="09096A93">
        <w:rPr>
          <w:sz w:val="28"/>
          <w:szCs w:val="28"/>
        </w:rPr>
        <w:t xml:space="preserve">Se </w:t>
      </w:r>
      <w:r w:rsidRPr="09096A93" w:rsidR="09096A93">
        <w:rPr>
          <w:rFonts w:eastAsia="Arial" w:cs="Arial"/>
          <w:color w:val="000000" w:themeColor="text1"/>
        </w:rPr>
        <w:t>debe mostrar una lista desplegable interactiva para al usuario administrador al momento de administrar las acciones, tales como Agregar y Editar, en donde dicha lista debe contener los siguientes valores a escoger de forma constante o estática: Administrador, Convencional y Consultor.</w:t>
      </w:r>
    </w:p>
    <w:p w:rsidR="226B305A" w:rsidP="226B305A" w:rsidRDefault="226B305A" w14:paraId="6631A828" w14:textId="50897FFE"/>
    <w:p w:rsidR="763034C5" w:rsidP="763034C5" w:rsidRDefault="763034C5" w14:paraId="13AE4601" w14:textId="33CDBC4A"/>
    <w:p w:rsidR="763034C5" w:rsidP="763034C5" w:rsidRDefault="763034C5" w14:paraId="1823DB07" w14:textId="02A87083"/>
    <w:p w:rsidRPr="0076719E" w:rsidR="0076719E" w:rsidP="0076719E" w:rsidRDefault="0076719E" w14:paraId="408CF98D" w14:textId="77777777"/>
    <w:p w:rsidR="34A0CBA2" w:rsidP="34A0CBA2" w:rsidRDefault="34A0CBA2" w14:paraId="3E64E538" w14:textId="2F328BA1"/>
    <w:p w:rsidR="34A0CBA2" w:rsidP="34A0CBA2" w:rsidRDefault="34A0CBA2" w14:paraId="554A19A9" w14:textId="7880309A"/>
    <w:p w:rsidR="34A0CBA2" w:rsidP="34A0CBA2" w:rsidRDefault="34A0CBA2" w14:paraId="73662CDB" w14:textId="0D0C354D"/>
    <w:p w:rsidR="34A0CBA2" w:rsidP="34A0CBA2" w:rsidRDefault="34A0CBA2" w14:paraId="0A1BBF69" w14:textId="3E78C523"/>
    <w:p w:rsidR="34A0CBA2" w:rsidP="34A0CBA2" w:rsidRDefault="34A0CBA2" w14:paraId="00C12C20" w14:textId="555B6FAB"/>
    <w:p w:rsidR="34A0CBA2" w:rsidP="34A0CBA2" w:rsidRDefault="34A0CBA2" w14:paraId="710C4919" w14:textId="10015CBD"/>
    <w:p w:rsidR="0019769A" w:rsidP="56BB98AF" w:rsidRDefault="1E96E244" w14:paraId="5BEF15CE" w14:textId="00BF35FD">
      <w:pPr>
        <w:pStyle w:val="Heading2"/>
        <w:ind w:left="720"/>
        <w:rPr>
          <w:b w:val="0"/>
        </w:rPr>
      </w:pPr>
      <w:bookmarkStart w:name="_Toc782887727" w:id="86"/>
      <w:r>
        <w:t>Funcionalidad de Mantenimiento de Pantallas y acciones (RF-2)</w:t>
      </w:r>
      <w:bookmarkEnd w:id="86"/>
    </w:p>
    <w:p w:rsidR="0EE8BE2F" w:rsidP="09096A93" w:rsidRDefault="0EE8BE2F" w14:paraId="63616697" w14:textId="7B2ECBD8"/>
    <w:p w:rsidR="1E2D9E88" w:rsidP="03F3B94B" w:rsidRDefault="4E6DC043" w14:paraId="3E571EBB" w14:textId="6AF7E905">
      <w:pPr>
        <w:rPr>
          <w:b/>
          <w:sz w:val="28"/>
          <w:szCs w:val="28"/>
        </w:rPr>
      </w:pPr>
      <w:r w:rsidRPr="4E6DC043">
        <w:rPr>
          <w:b/>
          <w:bCs/>
          <w:sz w:val="28"/>
          <w:szCs w:val="28"/>
        </w:rPr>
        <w:t xml:space="preserve">Prototipo </w:t>
      </w:r>
    </w:p>
    <w:p w:rsidR="1E2D9E88" w:rsidP="4E6DC043" w:rsidRDefault="1E2D9E88" w14:paraId="20D4DD8D" w14:textId="274AEE41">
      <w:r>
        <w:rPr>
          <w:noProof/>
        </w:rPr>
        <w:drawing>
          <wp:inline distT="0" distB="0" distL="0" distR="0" wp14:anchorId="435C22D9" wp14:editId="5E9952CC">
            <wp:extent cx="5414931" cy="3406894"/>
            <wp:effectExtent l="0" t="0" r="0" b="0"/>
            <wp:docPr id="364602819" name="Picture 364602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414931" cy="3406894"/>
                    </a:xfrm>
                    <a:prstGeom prst="rect">
                      <a:avLst/>
                    </a:prstGeom>
                  </pic:spPr>
                </pic:pic>
              </a:graphicData>
            </a:graphic>
          </wp:inline>
        </w:drawing>
      </w:r>
    </w:p>
    <w:p w:rsidR="1E2D9E88" w:rsidRDefault="1E2D9E88" w14:paraId="08CA0445" w14:textId="6AF7E905">
      <w:pPr>
        <w:rPr>
          <w:b/>
          <w:sz w:val="28"/>
          <w:szCs w:val="28"/>
        </w:rPr>
      </w:pPr>
    </w:p>
    <w:p w:rsidR="226B305A" w:rsidP="226B305A" w:rsidRDefault="4E6DC043" w14:paraId="7182C659" w14:textId="28B20155">
      <w:pPr>
        <w:rPr>
          <w:b/>
          <w:bCs/>
          <w:sz w:val="28"/>
          <w:szCs w:val="28"/>
        </w:rPr>
      </w:pPr>
      <w:r w:rsidRPr="4E6DC043">
        <w:rPr>
          <w:b/>
          <w:bCs/>
          <w:sz w:val="28"/>
          <w:szCs w:val="28"/>
        </w:rPr>
        <w:t xml:space="preserve">Descripción </w:t>
      </w:r>
    </w:p>
    <w:p w:rsidR="226B305A" w:rsidP="4E6DC043" w:rsidRDefault="34A0CBA2" w14:paraId="7E8B69BE" w14:textId="6031BC1F">
      <w:pPr>
        <w:spacing w:line="360" w:lineRule="auto"/>
      </w:pPr>
      <w:r>
        <w:t xml:space="preserve">Se muestra una interfaz capaz de mostrar información al usuario, en donde se refleja textualmente el Acceso Denegado a la acción que intenta ingresar. Esta ventana se despliega cuando el Rol del usuario no es el permitido para ingresar </w:t>
      </w:r>
      <w:r w:rsidRPr="34A0CBA2">
        <w:rPr>
          <w:color w:val="000000" w:themeColor="text1"/>
        </w:rPr>
        <w:t>a sus acciones.</w:t>
      </w:r>
    </w:p>
    <w:p w:rsidR="226B305A" w:rsidP="4E6DC043" w:rsidRDefault="226B305A" w14:paraId="515D8FFF" w14:textId="07D69C3A">
      <w:pPr>
        <w:rPr>
          <w:b/>
          <w:bCs/>
          <w:sz w:val="28"/>
          <w:szCs w:val="28"/>
        </w:rPr>
      </w:pPr>
    </w:p>
    <w:p w:rsidR="226B305A" w:rsidP="226B305A" w:rsidRDefault="226B305A" w14:paraId="7DDAFC88" w14:textId="0118FDB0">
      <w:pPr>
        <w:rPr>
          <w:b/>
          <w:bCs/>
          <w:sz w:val="28"/>
          <w:szCs w:val="28"/>
        </w:rPr>
      </w:pPr>
    </w:p>
    <w:p w:rsidR="226B305A" w:rsidP="09096A93" w:rsidRDefault="34A0CBA2" w14:paraId="31E6D810" w14:textId="14B560D9">
      <w:pPr>
        <w:spacing w:line="360" w:lineRule="auto"/>
        <w:rPr>
          <w:rFonts w:ascii="Arial" w:hAnsi="Arial" w:eastAsia="Arial" w:cs="Arial"/>
          <w:color w:val="000000" w:themeColor="text1"/>
        </w:rPr>
      </w:pPr>
      <w:r w:rsidRPr="34A0CBA2">
        <w:rPr>
          <w:rFonts w:eastAsia="Arial" w:cs="Arial"/>
          <w:b/>
          <w:bCs/>
          <w:color w:val="000000" w:themeColor="text1"/>
          <w:sz w:val="28"/>
          <w:szCs w:val="28"/>
        </w:rPr>
        <w:t xml:space="preserve">Gestionar roles de los usuarios por acciones: </w:t>
      </w:r>
      <w:r w:rsidRPr="34A0CBA2">
        <w:rPr>
          <w:rFonts w:eastAsia="Arial" w:cs="Arial"/>
          <w:color w:val="000000" w:themeColor="text1"/>
        </w:rPr>
        <w:t xml:space="preserve">La funcionalidad </w:t>
      </w:r>
      <w:r w:rsidRPr="34A0CBA2">
        <w:rPr>
          <w:color w:val="000000" w:themeColor="text1"/>
        </w:rPr>
        <w:t>debe permitir el control de acceso a las acciones de cada módulo, a través del registro de un cargo, puesto o rol especifico que se le asigna durante el procedimiento de la creación o registro del usuario final a la aplicación.</w:t>
      </w:r>
    </w:p>
    <w:p w:rsidR="226B305A" w:rsidP="09096A93" w:rsidRDefault="34A0CBA2" w14:paraId="22B20331" w14:textId="517B6A53">
      <w:pPr>
        <w:spacing w:line="360" w:lineRule="auto"/>
        <w:rPr>
          <w:color w:val="000000" w:themeColor="text1"/>
        </w:rPr>
      </w:pPr>
      <w:r w:rsidRPr="34A0CBA2">
        <w:rPr>
          <w:rFonts w:eastAsia="Arial" w:cs="Arial"/>
          <w:b/>
          <w:bCs/>
          <w:color w:val="000000" w:themeColor="text1"/>
          <w:sz w:val="28"/>
          <w:szCs w:val="28"/>
        </w:rPr>
        <w:t xml:space="preserve">RF-2.1 Definir rol usuario Administrador: </w:t>
      </w:r>
      <w:r w:rsidRPr="34A0CBA2">
        <w:rPr>
          <w:rFonts w:eastAsia="Arial" w:cs="Arial"/>
          <w:color w:val="000000" w:themeColor="text1"/>
        </w:rPr>
        <w:t xml:space="preserve">La funcionalidad debe ser capaz de permitir al usuario administrador el acceso o privilegios totales a todas las funcionalidades del sistema de todas las ventanas incluyendo todos los CRUD existentes en cada módulo. Además de tener una ventana exclusiva sobre el CRUD de </w:t>
      </w:r>
      <w:r w:rsidRPr="34A0CBA2">
        <w:rPr>
          <w:color w:val="000000" w:themeColor="text1"/>
        </w:rPr>
        <w:t>registro de usuarios y perfiles del sistema.</w:t>
      </w:r>
    </w:p>
    <w:p w:rsidR="226B305A" w:rsidP="09096A93" w:rsidRDefault="34A0CBA2" w14:paraId="7E33AB76" w14:textId="0A96458B">
      <w:pPr>
        <w:spacing w:line="360" w:lineRule="auto"/>
        <w:rPr>
          <w:color w:val="000000" w:themeColor="text1"/>
        </w:rPr>
      </w:pPr>
      <w:r w:rsidRPr="34A0CBA2">
        <w:rPr>
          <w:b/>
          <w:bCs/>
          <w:color w:val="000000" w:themeColor="text1"/>
          <w:sz w:val="28"/>
          <w:szCs w:val="28"/>
        </w:rPr>
        <w:t xml:space="preserve">RF-2.3 Definir rol usuario convencional: </w:t>
      </w:r>
      <w:r w:rsidRPr="34A0CBA2">
        <w:rPr>
          <w:rFonts w:eastAsia="Arial" w:cs="Arial"/>
          <w:color w:val="000000" w:themeColor="text1"/>
        </w:rPr>
        <w:t>La funcionalidad debe ser capaz de permitir</w:t>
      </w:r>
      <w:r w:rsidRPr="34A0CBA2">
        <w:rPr>
          <w:color w:val="000000" w:themeColor="text1"/>
        </w:rPr>
        <w:t xml:space="preserve"> al usuario convencional el acceso o privilegios totales a las funcionalidades del sistema de las ventanas específicas de este rol incluyendo los CRUD existentes.</w:t>
      </w:r>
    </w:p>
    <w:p w:rsidR="226B305A" w:rsidP="09096A93" w:rsidRDefault="34A0CBA2" w14:paraId="071905C5" w14:textId="5722BF9A">
      <w:pPr>
        <w:spacing w:line="360" w:lineRule="auto"/>
        <w:rPr>
          <w:color w:val="000000" w:themeColor="text1"/>
        </w:rPr>
      </w:pPr>
      <w:r w:rsidRPr="34A0CBA2">
        <w:rPr>
          <w:b/>
          <w:bCs/>
          <w:color w:val="000000" w:themeColor="text1"/>
          <w:sz w:val="28"/>
          <w:szCs w:val="28"/>
        </w:rPr>
        <w:t xml:space="preserve">RF-2.4 Definir rol usuario de consulta: </w:t>
      </w:r>
      <w:r w:rsidRPr="34A0CBA2">
        <w:rPr>
          <w:rFonts w:eastAsia="Arial" w:cs="Arial"/>
          <w:color w:val="000000" w:themeColor="text1"/>
        </w:rPr>
        <w:t>La funcionalidad debe ser capaz de</w:t>
      </w:r>
      <w:r w:rsidRPr="34A0CBA2">
        <w:rPr>
          <w:color w:val="000000" w:themeColor="text1"/>
        </w:rPr>
        <w:t xml:space="preserve"> permitir al usuario de consulta el acceso o privilegios de la visualización sobre todos los registros de los siguientes módulos o ventanas específicas de este rol.</w:t>
      </w:r>
    </w:p>
    <w:p w:rsidR="226B305A" w:rsidP="09096A93" w:rsidRDefault="34A0CBA2" w14:paraId="64A84E0B" w14:textId="5192C41D">
      <w:pPr>
        <w:spacing w:line="360" w:lineRule="auto"/>
        <w:ind w:firstLine="708"/>
        <w:rPr>
          <w:color w:val="000000" w:themeColor="text1"/>
        </w:rPr>
      </w:pPr>
      <w:r w:rsidRPr="34A0CBA2">
        <w:rPr>
          <w:b/>
          <w:bCs/>
          <w:color w:val="000000" w:themeColor="text1"/>
          <w:sz w:val="28"/>
          <w:szCs w:val="28"/>
        </w:rPr>
        <w:t>RF-2.4.1 Restringir acciones al usuario consulta:</w:t>
      </w:r>
      <w:r w:rsidRPr="34A0CBA2">
        <w:rPr>
          <w:color w:val="000000" w:themeColor="text1"/>
        </w:rPr>
        <w:t xml:space="preserve"> La funcionalidad debe ser capaz de restringir al usuario de consulta el acceso a las acciones de registro, actualización o modificación y eliminación en cada módulo o pantalla existente en el sistema.</w:t>
      </w:r>
    </w:p>
    <w:p w:rsidR="226B305A" w:rsidP="09096A93" w:rsidRDefault="226B305A" w14:paraId="23AE718B" w14:textId="71E42CBF">
      <w:pPr>
        <w:rPr>
          <w:b/>
          <w:bCs/>
          <w:sz w:val="28"/>
          <w:szCs w:val="28"/>
        </w:rPr>
      </w:pPr>
    </w:p>
    <w:p w:rsidR="226B305A" w:rsidP="12D99312" w:rsidRDefault="226B305A" w14:paraId="7CABE912" w14:textId="532EA31A">
      <w:pPr>
        <w:rPr>
          <w:b/>
          <w:bCs/>
          <w:sz w:val="28"/>
          <w:szCs w:val="28"/>
        </w:rPr>
      </w:pPr>
    </w:p>
    <w:p w:rsidR="226B305A" w:rsidP="226B305A" w:rsidRDefault="226B305A" w14:paraId="58AC8A61" w14:textId="55ABFEBF">
      <w:pPr>
        <w:rPr>
          <w:b/>
          <w:bCs/>
          <w:sz w:val="28"/>
          <w:szCs w:val="28"/>
        </w:rPr>
      </w:pPr>
      <w:r w:rsidRPr="226B305A">
        <w:rPr>
          <w:b/>
          <w:bCs/>
          <w:sz w:val="28"/>
          <w:szCs w:val="28"/>
        </w:rPr>
        <w:t>Otras consideraciones</w:t>
      </w:r>
    </w:p>
    <w:p w:rsidR="226B305A" w:rsidP="226B305A" w:rsidRDefault="226B305A" w14:paraId="6EA51A1A" w14:textId="309C0F22">
      <w:pPr>
        <w:rPr>
          <w:b/>
          <w:bCs/>
          <w:sz w:val="28"/>
          <w:szCs w:val="28"/>
        </w:rPr>
      </w:pPr>
    </w:p>
    <w:p w:rsidR="34A0CBA2" w:rsidP="34A0CBA2" w:rsidRDefault="34A0CBA2" w14:paraId="5059B894" w14:textId="4E399B85">
      <w:pPr>
        <w:rPr>
          <w:b/>
          <w:bCs/>
          <w:sz w:val="28"/>
          <w:szCs w:val="28"/>
        </w:rPr>
      </w:pPr>
    </w:p>
    <w:p w:rsidR="0019769A" w:rsidP="12D99312" w:rsidRDefault="1E96E244" w14:paraId="773C2DD0" w14:textId="05DC2A32">
      <w:pPr>
        <w:pStyle w:val="Heading2"/>
        <w:ind w:left="720"/>
        <w:rPr>
          <w:b w:val="0"/>
          <w:color w:val="FF0000"/>
        </w:rPr>
      </w:pPr>
      <w:bookmarkStart w:name="_Toc738878778" w:id="87"/>
      <w:r w:rsidRPr="1E96E244">
        <w:rPr>
          <w:color w:val="FF0000"/>
        </w:rPr>
        <w:t>Funcionalidad de Mantenimiento de Perfiles por pantalla (RF-3)</w:t>
      </w:r>
      <w:bookmarkEnd w:id="87"/>
    </w:p>
    <w:p w:rsidR="1E2D9E88" w:rsidP="12D99312" w:rsidRDefault="1E2D9E88" w14:paraId="64070CCC" w14:textId="2C51B99F">
      <w:pPr>
        <w:rPr>
          <w:b/>
          <w:bCs/>
          <w:color w:val="FF0000"/>
          <w:sz w:val="28"/>
          <w:szCs w:val="28"/>
        </w:rPr>
      </w:pPr>
    </w:p>
    <w:p w:rsidR="1E2D9E88" w:rsidP="34A0CBA2" w:rsidRDefault="34A0CBA2" w14:paraId="5202DB4C" w14:textId="28226E3F">
      <w:pPr>
        <w:rPr>
          <w:b/>
          <w:bCs/>
          <w:sz w:val="28"/>
          <w:szCs w:val="28"/>
        </w:rPr>
      </w:pPr>
      <w:r w:rsidRPr="34A0CBA2">
        <w:rPr>
          <w:b/>
          <w:bCs/>
          <w:sz w:val="28"/>
          <w:szCs w:val="28"/>
        </w:rPr>
        <w:t xml:space="preserve">Prototipo </w:t>
      </w:r>
    </w:p>
    <w:p w:rsidR="1E2D9E88" w:rsidP="34A0CBA2" w:rsidRDefault="1E2D9E88" w14:paraId="2D419B50" w14:textId="28226E3F">
      <w:r>
        <w:rPr>
          <w:noProof/>
        </w:rPr>
        <w:drawing>
          <wp:inline distT="0" distB="0" distL="0" distR="0" wp14:anchorId="27F3022A" wp14:editId="56191D46">
            <wp:extent cx="4681506" cy="2945448"/>
            <wp:effectExtent l="0" t="0" r="0" b="0"/>
            <wp:docPr id="924100582" name="Picture 924100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602819"/>
                    <pic:cNvPicPr/>
                  </pic:nvPicPr>
                  <pic:blipFill>
                    <a:blip r:embed="rId11">
                      <a:extLst>
                        <a:ext uri="{28A0092B-C50C-407E-A947-70E740481C1C}">
                          <a14:useLocalDpi xmlns:a14="http://schemas.microsoft.com/office/drawing/2010/main" val="0"/>
                        </a:ext>
                      </a:extLst>
                    </a:blip>
                    <a:stretch>
                      <a:fillRect/>
                    </a:stretch>
                  </pic:blipFill>
                  <pic:spPr>
                    <a:xfrm>
                      <a:off x="0" y="0"/>
                      <a:ext cx="4681506" cy="2945448"/>
                    </a:xfrm>
                    <a:prstGeom prst="rect">
                      <a:avLst/>
                    </a:prstGeom>
                  </pic:spPr>
                </pic:pic>
              </a:graphicData>
            </a:graphic>
          </wp:inline>
        </w:drawing>
      </w:r>
    </w:p>
    <w:p w:rsidR="1E2D9E88" w:rsidRDefault="1E2D9E88" w14:paraId="31470E0E" w14:textId="77777777">
      <w:pPr>
        <w:rPr>
          <w:b/>
          <w:sz w:val="28"/>
          <w:szCs w:val="28"/>
        </w:rPr>
      </w:pPr>
    </w:p>
    <w:p w:rsidR="1E2D9E88" w:rsidP="03F3B94B" w:rsidRDefault="34A0CBA2" w14:paraId="45964D12" w14:textId="2C97197C">
      <w:pPr>
        <w:rPr>
          <w:b/>
          <w:sz w:val="28"/>
          <w:szCs w:val="28"/>
        </w:rPr>
      </w:pPr>
      <w:r w:rsidRPr="34A0CBA2">
        <w:rPr>
          <w:b/>
          <w:bCs/>
          <w:sz w:val="28"/>
          <w:szCs w:val="28"/>
        </w:rPr>
        <w:t>Descripción</w:t>
      </w:r>
    </w:p>
    <w:p w:rsidR="226B305A" w:rsidP="34A0CBA2" w:rsidRDefault="34A0CBA2" w14:paraId="22A74811" w14:textId="5B3BCAE3">
      <w:pPr>
        <w:spacing w:line="360" w:lineRule="auto"/>
        <w:rPr>
          <w:color w:val="000000" w:themeColor="text1"/>
        </w:rPr>
      </w:pPr>
      <w:r>
        <w:t xml:space="preserve">Se muestra una interfaz capaz de mostrar información al usuario, en donde se refleja textualmente el Acceso Denegado a la pantalla que intenta ingresar. Esta ventana se despliega cuando el Rol del usuario perteneciente a su perfil no es el permitido para ingresar </w:t>
      </w:r>
      <w:r w:rsidRPr="34A0CBA2">
        <w:rPr>
          <w:color w:val="000000" w:themeColor="text1"/>
        </w:rPr>
        <w:t>al módulo o pantalla.</w:t>
      </w:r>
    </w:p>
    <w:p w:rsidR="34A0CBA2" w:rsidP="34A0CBA2" w:rsidRDefault="34A0CBA2" w14:paraId="0A5B4232" w14:textId="0483BA6C">
      <w:pPr>
        <w:spacing w:line="360" w:lineRule="auto"/>
        <w:rPr>
          <w:color w:val="000000" w:themeColor="text1"/>
        </w:rPr>
      </w:pPr>
    </w:p>
    <w:p w:rsidR="34A0CBA2" w:rsidP="34A0CBA2" w:rsidRDefault="34A0CBA2" w14:paraId="5B6B82E3" w14:textId="6842A210">
      <w:pPr>
        <w:spacing w:line="360" w:lineRule="auto"/>
        <w:rPr>
          <w:rFonts w:ascii="Arial" w:hAnsi="Arial" w:eastAsia="Arial" w:cs="Arial"/>
          <w:color w:val="000000" w:themeColor="text1"/>
        </w:rPr>
      </w:pPr>
      <w:r w:rsidRPr="34A0CBA2">
        <w:rPr>
          <w:rFonts w:eastAsia="Arial" w:cs="Arial"/>
          <w:b/>
          <w:bCs/>
          <w:color w:val="000000" w:themeColor="text1"/>
          <w:sz w:val="28"/>
          <w:szCs w:val="28"/>
        </w:rPr>
        <w:t xml:space="preserve">Gestionar roles de los usuarios por pantalla: </w:t>
      </w:r>
      <w:r w:rsidRPr="34A0CBA2">
        <w:rPr>
          <w:rFonts w:eastAsia="Arial" w:cs="Arial"/>
          <w:color w:val="000000" w:themeColor="text1"/>
        </w:rPr>
        <w:t xml:space="preserve">La funcionalidad </w:t>
      </w:r>
      <w:r w:rsidRPr="34A0CBA2">
        <w:rPr>
          <w:color w:val="000000" w:themeColor="text1"/>
        </w:rPr>
        <w:t>debe permitir el control de acceso a las visualizaciones de cada módulo, a través del registro de un cargo, puesto o rol especifico que se le asigna durante el procedimiento de la creación o registro del usuario final a la aplicación.</w:t>
      </w:r>
    </w:p>
    <w:p w:rsidR="34A0CBA2" w:rsidP="34A0CBA2" w:rsidRDefault="34A0CBA2" w14:paraId="586E27FD" w14:textId="0ACEF385">
      <w:pPr>
        <w:spacing w:line="360" w:lineRule="auto"/>
        <w:rPr>
          <w:color w:val="000000" w:themeColor="text1"/>
        </w:rPr>
      </w:pPr>
    </w:p>
    <w:p w:rsidR="34A0CBA2" w:rsidP="34A0CBA2" w:rsidRDefault="34A0CBA2" w14:paraId="600FF177" w14:textId="61780D44">
      <w:pPr>
        <w:spacing w:line="360" w:lineRule="auto"/>
        <w:rPr>
          <w:color w:val="000000" w:themeColor="text1"/>
        </w:rPr>
      </w:pPr>
      <w:r w:rsidRPr="34A0CBA2">
        <w:rPr>
          <w:rFonts w:eastAsia="Arial" w:cs="Arial"/>
          <w:b/>
          <w:bCs/>
          <w:color w:val="000000" w:themeColor="text1"/>
          <w:sz w:val="28"/>
          <w:szCs w:val="28"/>
        </w:rPr>
        <w:t>RF-3.1</w:t>
      </w:r>
      <w:r w:rsidRPr="34A0CBA2">
        <w:rPr>
          <w:b/>
          <w:bCs/>
          <w:color w:val="000000" w:themeColor="text1"/>
          <w:sz w:val="28"/>
          <w:szCs w:val="28"/>
        </w:rPr>
        <w:t xml:space="preserve"> Restringir modulo perfiles al usuario convencional:</w:t>
      </w:r>
      <w:r w:rsidRPr="34A0CBA2">
        <w:rPr>
          <w:color w:val="000000" w:themeColor="text1"/>
        </w:rPr>
        <w:t xml:space="preserve"> </w:t>
      </w:r>
      <w:r w:rsidRPr="34A0CBA2">
        <w:rPr>
          <w:rFonts w:eastAsia="Arial" w:cs="Arial"/>
          <w:color w:val="000000" w:themeColor="text1"/>
        </w:rPr>
        <w:t>La funcionalidad debe ser capaz de</w:t>
      </w:r>
      <w:r w:rsidRPr="34A0CBA2">
        <w:rPr>
          <w:color w:val="000000" w:themeColor="text1"/>
        </w:rPr>
        <w:t xml:space="preserve"> restringir el acceso al módulo o ventana sobre la gestión de perfiles de la aplicación al usuario con el rol convencional en el perfil perteneciente al mismo.</w:t>
      </w:r>
    </w:p>
    <w:p w:rsidR="34A0CBA2" w:rsidP="34A0CBA2" w:rsidRDefault="34A0CBA2" w14:paraId="3A88BC58" w14:textId="5859C240">
      <w:pPr>
        <w:spacing w:line="360" w:lineRule="auto"/>
        <w:rPr>
          <w:color w:val="000000" w:themeColor="text1"/>
        </w:rPr>
      </w:pPr>
      <w:r w:rsidRPr="34A0CBA2">
        <w:rPr>
          <w:rFonts w:eastAsia="Arial" w:cs="Arial"/>
          <w:b/>
          <w:bCs/>
          <w:color w:val="000000" w:themeColor="text1"/>
          <w:sz w:val="28"/>
          <w:szCs w:val="28"/>
        </w:rPr>
        <w:t>RF-3.2</w:t>
      </w:r>
      <w:r w:rsidRPr="34A0CBA2">
        <w:rPr>
          <w:b/>
          <w:bCs/>
          <w:color w:val="000000" w:themeColor="text1"/>
          <w:sz w:val="28"/>
          <w:szCs w:val="28"/>
        </w:rPr>
        <w:t xml:space="preserve"> Restringir modulo perfiles al usuario consulta:</w:t>
      </w:r>
      <w:r w:rsidRPr="34A0CBA2">
        <w:rPr>
          <w:color w:val="000000" w:themeColor="text1"/>
        </w:rPr>
        <w:t xml:space="preserve"> </w:t>
      </w:r>
      <w:r w:rsidRPr="34A0CBA2">
        <w:rPr>
          <w:rFonts w:eastAsia="Arial" w:cs="Arial"/>
          <w:color w:val="000000" w:themeColor="text1"/>
        </w:rPr>
        <w:t>La funcionalidad debe ser capaz de</w:t>
      </w:r>
      <w:r w:rsidRPr="34A0CBA2">
        <w:rPr>
          <w:color w:val="000000" w:themeColor="text1"/>
        </w:rPr>
        <w:t xml:space="preserve"> restringir el acceso al módulo o ventana sobre la gestión de perfiles de la aplicación al usuario con el rol de consulta en el perfil perteneciente al mismo.</w:t>
      </w:r>
    </w:p>
    <w:p w:rsidR="34A0CBA2" w:rsidP="34A0CBA2" w:rsidRDefault="34A0CBA2" w14:paraId="7A113CB9" w14:textId="04938B54">
      <w:pPr>
        <w:spacing w:line="360" w:lineRule="auto"/>
        <w:rPr>
          <w:color w:val="000000" w:themeColor="text1"/>
        </w:rPr>
      </w:pPr>
      <w:r w:rsidRPr="34A0CBA2">
        <w:rPr>
          <w:rFonts w:eastAsia="Arial" w:cs="Arial"/>
          <w:b/>
          <w:bCs/>
          <w:color w:val="000000" w:themeColor="text1"/>
          <w:sz w:val="28"/>
          <w:szCs w:val="28"/>
        </w:rPr>
        <w:t>RF-3.3</w:t>
      </w:r>
      <w:r w:rsidRPr="34A0CBA2">
        <w:rPr>
          <w:b/>
          <w:bCs/>
          <w:color w:val="000000" w:themeColor="text1"/>
          <w:sz w:val="28"/>
          <w:szCs w:val="28"/>
        </w:rPr>
        <w:t xml:space="preserve"> Restringir modulo Usuarios al usuario convencional:</w:t>
      </w:r>
      <w:r w:rsidRPr="34A0CBA2">
        <w:rPr>
          <w:color w:val="000000" w:themeColor="text1"/>
        </w:rPr>
        <w:t xml:space="preserve"> </w:t>
      </w:r>
      <w:r w:rsidRPr="34A0CBA2">
        <w:rPr>
          <w:rFonts w:eastAsia="Arial" w:cs="Arial"/>
          <w:color w:val="000000" w:themeColor="text1"/>
        </w:rPr>
        <w:t>La funcionalidad debe ser capaz de</w:t>
      </w:r>
      <w:r w:rsidRPr="34A0CBA2">
        <w:rPr>
          <w:color w:val="000000" w:themeColor="text1"/>
        </w:rPr>
        <w:t xml:space="preserve"> restringir el acceso al módulo o ventana sobre la gestión de Usuarios de la aplicación al usuario con el rol de convencional en el perfil perteneciente al mismo.</w:t>
      </w:r>
    </w:p>
    <w:p w:rsidR="34A0CBA2" w:rsidP="34A0CBA2" w:rsidRDefault="34A0CBA2" w14:paraId="6681BBF8" w14:textId="1DAA5A72">
      <w:pPr>
        <w:spacing w:line="360" w:lineRule="auto"/>
        <w:rPr>
          <w:color w:val="000000" w:themeColor="text1"/>
        </w:rPr>
      </w:pPr>
      <w:r w:rsidRPr="34A0CBA2">
        <w:rPr>
          <w:rFonts w:eastAsia="Arial" w:cs="Arial"/>
          <w:b/>
          <w:bCs/>
          <w:color w:val="000000" w:themeColor="text1"/>
          <w:sz w:val="28"/>
          <w:szCs w:val="28"/>
        </w:rPr>
        <w:t>RF-3.4</w:t>
      </w:r>
      <w:r w:rsidRPr="34A0CBA2">
        <w:rPr>
          <w:b/>
          <w:bCs/>
          <w:color w:val="000000" w:themeColor="text1"/>
          <w:sz w:val="28"/>
          <w:szCs w:val="28"/>
        </w:rPr>
        <w:t xml:space="preserve"> Restringir modulo Usuarios al usuario consulta:</w:t>
      </w:r>
      <w:r w:rsidRPr="34A0CBA2">
        <w:rPr>
          <w:color w:val="000000" w:themeColor="text1"/>
        </w:rPr>
        <w:t xml:space="preserve"> </w:t>
      </w:r>
      <w:r w:rsidRPr="34A0CBA2">
        <w:rPr>
          <w:rFonts w:eastAsia="Arial" w:cs="Arial"/>
          <w:color w:val="000000" w:themeColor="text1"/>
        </w:rPr>
        <w:t>La funcionalidad debe ser capaz de</w:t>
      </w:r>
      <w:r w:rsidRPr="34A0CBA2">
        <w:rPr>
          <w:color w:val="000000" w:themeColor="text1"/>
        </w:rPr>
        <w:t xml:space="preserve"> restringir el acceso al módulo o ventana sobre la gestión de Usuarios de la aplicación al usuario con el rol de consulta en el perfil perteneciente al mismo.</w:t>
      </w:r>
    </w:p>
    <w:p w:rsidR="34A0CBA2" w:rsidP="34A0CBA2" w:rsidRDefault="34A0CBA2" w14:paraId="7685EE32" w14:textId="1617DA15">
      <w:pPr>
        <w:spacing w:line="360" w:lineRule="auto"/>
        <w:rPr>
          <w:color w:val="000000" w:themeColor="text1"/>
        </w:rPr>
      </w:pPr>
    </w:p>
    <w:p w:rsidR="34A0CBA2" w:rsidP="34A0CBA2" w:rsidRDefault="34A0CBA2" w14:paraId="3A17928D" w14:textId="27CC485A">
      <w:pPr>
        <w:rPr>
          <w:b/>
          <w:bCs/>
          <w:sz w:val="28"/>
          <w:szCs w:val="28"/>
        </w:rPr>
      </w:pPr>
    </w:p>
    <w:p w:rsidR="226B305A" w:rsidP="226B305A" w:rsidRDefault="226B305A" w14:paraId="618668D2" w14:textId="55ABFEBF">
      <w:pPr>
        <w:rPr>
          <w:b/>
          <w:bCs/>
          <w:sz w:val="28"/>
          <w:szCs w:val="28"/>
        </w:rPr>
      </w:pPr>
      <w:r w:rsidRPr="226B305A">
        <w:rPr>
          <w:b/>
          <w:bCs/>
          <w:sz w:val="28"/>
          <w:szCs w:val="28"/>
        </w:rPr>
        <w:t>Otras consideraciones</w:t>
      </w:r>
    </w:p>
    <w:p w:rsidR="226B305A" w:rsidP="226B305A" w:rsidRDefault="226B305A" w14:paraId="01769579" w14:textId="29398EB5">
      <w:pPr>
        <w:rPr>
          <w:b/>
          <w:bCs/>
          <w:sz w:val="28"/>
          <w:szCs w:val="28"/>
        </w:rPr>
      </w:pPr>
    </w:p>
    <w:p w:rsidR="12D99312" w:rsidP="12D99312" w:rsidRDefault="12D99312" w14:paraId="24866CD9" w14:textId="590537AC">
      <w:pPr>
        <w:rPr>
          <w:b/>
          <w:bCs/>
          <w:sz w:val="28"/>
          <w:szCs w:val="28"/>
        </w:rPr>
      </w:pPr>
    </w:p>
    <w:p w:rsidR="34A0CBA2" w:rsidP="34A0CBA2" w:rsidRDefault="34A0CBA2" w14:paraId="74D41C91" w14:textId="00068C80">
      <w:pPr>
        <w:rPr>
          <w:b/>
          <w:bCs/>
          <w:sz w:val="28"/>
          <w:szCs w:val="28"/>
        </w:rPr>
      </w:pPr>
    </w:p>
    <w:p w:rsidR="34A0CBA2" w:rsidP="34A0CBA2" w:rsidRDefault="34A0CBA2" w14:paraId="705889D7" w14:textId="682B9063">
      <w:pPr>
        <w:rPr>
          <w:b/>
          <w:bCs/>
          <w:sz w:val="28"/>
          <w:szCs w:val="28"/>
        </w:rPr>
      </w:pPr>
    </w:p>
    <w:p w:rsidR="34A0CBA2" w:rsidP="34A0CBA2" w:rsidRDefault="34A0CBA2" w14:paraId="0E8D5DB9" w14:textId="26BBE57B">
      <w:pPr>
        <w:rPr>
          <w:b/>
          <w:bCs/>
          <w:sz w:val="28"/>
          <w:szCs w:val="28"/>
        </w:rPr>
      </w:pPr>
    </w:p>
    <w:p w:rsidR="1E2D9E88" w:rsidP="03F3B94B" w:rsidRDefault="1E2D9E88" w14:paraId="255B9798" w14:textId="56B4200D">
      <w:pPr>
        <w:rPr>
          <w:b/>
          <w:bCs/>
          <w:sz w:val="28"/>
          <w:szCs w:val="28"/>
        </w:rPr>
      </w:pPr>
    </w:p>
    <w:p w:rsidR="0019769A" w:rsidP="24DBA089" w:rsidRDefault="24DBA089" w14:paraId="3D051C78" w14:textId="245E80A2">
      <w:pPr>
        <w:pStyle w:val="Heading2"/>
        <w:ind w:left="720"/>
        <w:rPr>
          <w:b w:val="0"/>
          <w:color w:val="000000" w:themeColor="text1"/>
        </w:rPr>
      </w:pPr>
      <w:bookmarkStart w:name="_Toc1115012045" w:id="88"/>
      <w:r w:rsidRPr="24DBA089">
        <w:rPr>
          <w:color w:val="000000" w:themeColor="text1"/>
        </w:rPr>
        <w:t>Funcionalidad de Mantenimiento de Usuario (RF-4)</w:t>
      </w:r>
      <w:bookmarkEnd w:id="88"/>
    </w:p>
    <w:p w:rsidR="1E2D9E88" w:rsidP="24DBA089" w:rsidRDefault="1E2D9E88" w14:paraId="7C72FEEE" w14:textId="66E4C8DA"/>
    <w:p w:rsidR="1E2D9E88" w:rsidP="24DBA089" w:rsidRDefault="24DBA089" w14:paraId="0B4543EB" w14:textId="43837261">
      <w:pPr>
        <w:rPr>
          <w:b/>
          <w:bCs/>
          <w:sz w:val="28"/>
          <w:szCs w:val="28"/>
        </w:rPr>
      </w:pPr>
      <w:r w:rsidRPr="24DBA089">
        <w:rPr>
          <w:b/>
          <w:bCs/>
          <w:sz w:val="28"/>
          <w:szCs w:val="28"/>
        </w:rPr>
        <w:t xml:space="preserve">Prototipo </w:t>
      </w:r>
    </w:p>
    <w:p w:rsidR="1E2D9E88" w:rsidP="24DBA089" w:rsidRDefault="1E2D9E88" w14:paraId="1248E8A7" w14:textId="71B6A411">
      <w:pPr>
        <w:rPr>
          <w:b/>
          <w:bCs/>
          <w:sz w:val="28"/>
          <w:szCs w:val="28"/>
        </w:rPr>
      </w:pPr>
    </w:p>
    <w:p w:rsidR="1E2D9E88" w:rsidP="24DBA089" w:rsidRDefault="1E2D9E88" w14:paraId="7F7CDA2B" w14:textId="05375E73">
      <w:r>
        <w:rPr>
          <w:noProof/>
        </w:rPr>
        <w:drawing>
          <wp:inline distT="0" distB="0" distL="0" distR="0" wp14:anchorId="7DF59960" wp14:editId="04C74EEE">
            <wp:extent cx="4572000" cy="942975"/>
            <wp:effectExtent l="0" t="0" r="0" b="0"/>
            <wp:docPr id="5007519" name="Picture 5007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942975"/>
                    </a:xfrm>
                    <a:prstGeom prst="rect">
                      <a:avLst/>
                    </a:prstGeom>
                  </pic:spPr>
                </pic:pic>
              </a:graphicData>
            </a:graphic>
          </wp:inline>
        </w:drawing>
      </w:r>
    </w:p>
    <w:p w:rsidR="1E2D9E88" w:rsidP="24DBA089" w:rsidRDefault="1E2D9E88" w14:paraId="6F4D7769" w14:textId="77777777">
      <w:pPr>
        <w:rPr>
          <w:b/>
          <w:bCs/>
          <w:sz w:val="28"/>
          <w:szCs w:val="28"/>
        </w:rPr>
      </w:pPr>
    </w:p>
    <w:p w:rsidR="1E2D9E88" w:rsidP="24DBA089" w:rsidRDefault="24DBA089" w14:paraId="137F5BF7" w14:textId="009AE625">
      <w:pPr>
        <w:rPr>
          <w:b/>
          <w:bCs/>
          <w:sz w:val="28"/>
          <w:szCs w:val="28"/>
        </w:rPr>
      </w:pPr>
      <w:r w:rsidRPr="24DBA089">
        <w:rPr>
          <w:b/>
          <w:bCs/>
          <w:sz w:val="28"/>
          <w:szCs w:val="28"/>
        </w:rPr>
        <w:t>Descripción</w:t>
      </w:r>
    </w:p>
    <w:p w:rsidR="1E2D9E88" w:rsidP="24DBA089" w:rsidRDefault="24DBA089" w14:paraId="1976FDDA" w14:textId="07E2E1F0">
      <w:pPr>
        <w:rPr>
          <w:sz w:val="28"/>
          <w:szCs w:val="28"/>
        </w:rPr>
      </w:pPr>
      <w:r w:rsidRPr="24DBA089">
        <w:rPr>
          <w:b/>
          <w:bCs/>
          <w:sz w:val="28"/>
          <w:szCs w:val="28"/>
        </w:rPr>
        <w:t xml:space="preserve">CRUD de Usuario: </w:t>
      </w:r>
      <w:r w:rsidRPr="24DBA089">
        <w:rPr>
          <w:color w:val="000000" w:themeColor="text1"/>
        </w:rPr>
        <w:t>El CRUD de Usuario debe permitir agregar, modificar o eliminar un usuario.</w:t>
      </w:r>
    </w:p>
    <w:p w:rsidR="1E2D9E88" w:rsidP="24DBA089" w:rsidRDefault="1E2D9E88" w14:paraId="03B88803" w14:textId="7264667C">
      <w:pPr>
        <w:rPr>
          <w:b/>
          <w:bCs/>
          <w:sz w:val="28"/>
          <w:szCs w:val="28"/>
        </w:rPr>
      </w:pPr>
    </w:p>
    <w:p w:rsidR="1E2D9E88" w:rsidP="24DBA089" w:rsidRDefault="24DBA089" w14:paraId="546D7E1F" w14:textId="710C3211">
      <w:pPr>
        <w:rPr>
          <w:color w:val="000000" w:themeColor="text1"/>
        </w:rPr>
      </w:pPr>
      <w:r w:rsidRPr="24DBA089">
        <w:rPr>
          <w:b/>
          <w:bCs/>
          <w:sz w:val="28"/>
          <w:szCs w:val="28"/>
        </w:rPr>
        <w:t>RF-4.1</w:t>
      </w:r>
      <w:r w:rsidRPr="24DBA089">
        <w:rPr>
          <w:sz w:val="28"/>
          <w:szCs w:val="28"/>
        </w:rPr>
        <w:t xml:space="preserve"> </w:t>
      </w:r>
      <w:r w:rsidRPr="24DBA089">
        <w:rPr>
          <w:b/>
          <w:bCs/>
          <w:sz w:val="28"/>
          <w:szCs w:val="28"/>
        </w:rPr>
        <w:t>Agregar Usuario:</w:t>
      </w:r>
      <w:r w:rsidRPr="24DBA089">
        <w:rPr>
          <w:sz w:val="28"/>
          <w:szCs w:val="28"/>
        </w:rPr>
        <w:t xml:space="preserve"> </w:t>
      </w:r>
      <w:r w:rsidRPr="24DBA089">
        <w:rPr>
          <w:color w:val="000000" w:themeColor="text1"/>
        </w:rPr>
        <w:t>El sistema debe permitir agregar información de un usuario del sistema, incluyendo su Cedula, Nombre, Apellidos, Perfil y Contraseña. El campo CI_Id debe ser Int e incrementable y único. El campo Cedula debe ser Varchar con tamaño 20, campo Nombre debe ser Varchar con tamaño 50, campo Apellidos debe ser Varchar con tamaño 50, campo perfil debe ser Int tamaño 11, campo Contraseña debe ser Varchar tamaño 60. Teniendo en cuenta que ningun campo puede ser nulo. De igual manera la contraseña debe ser encriptada.</w:t>
      </w:r>
    </w:p>
    <w:p w:rsidR="1E2D9E88" w:rsidP="24DBA089" w:rsidRDefault="24DBA089" w14:paraId="47D619BD" w14:textId="43F4CBBD">
      <w:pPr>
        <w:spacing w:line="360" w:lineRule="auto"/>
        <w:rPr>
          <w:sz w:val="28"/>
          <w:szCs w:val="28"/>
        </w:rPr>
      </w:pPr>
      <w:r w:rsidRPr="24DBA089">
        <w:rPr>
          <w:b/>
          <w:bCs/>
          <w:sz w:val="28"/>
          <w:szCs w:val="28"/>
        </w:rPr>
        <w:t>RF-4.2</w:t>
      </w:r>
      <w:r w:rsidRPr="24DBA089">
        <w:rPr>
          <w:sz w:val="28"/>
          <w:szCs w:val="28"/>
        </w:rPr>
        <w:t xml:space="preserve"> </w:t>
      </w:r>
      <w:r w:rsidRPr="24DBA089">
        <w:rPr>
          <w:b/>
          <w:bCs/>
          <w:sz w:val="28"/>
          <w:szCs w:val="28"/>
        </w:rPr>
        <w:t xml:space="preserve">Modificar Usuario: </w:t>
      </w:r>
      <w:r w:rsidRPr="24DBA089">
        <w:rPr>
          <w:color w:val="000000" w:themeColor="text1"/>
        </w:rPr>
        <w:t>El sistema debe permitir modificar la información registrada anteriormente en el campo Cedula, Nombre, Apellidos, Perfil y Contraseña.</w:t>
      </w:r>
    </w:p>
    <w:p w:rsidR="1E2D9E88" w:rsidP="24DBA089" w:rsidRDefault="24DBA089" w14:paraId="2E5E04FA" w14:textId="079C811E">
      <w:pPr>
        <w:spacing w:line="360" w:lineRule="auto"/>
        <w:rPr>
          <w:sz w:val="28"/>
          <w:szCs w:val="28"/>
        </w:rPr>
      </w:pPr>
      <w:r w:rsidRPr="24DBA089">
        <w:rPr>
          <w:b/>
          <w:bCs/>
          <w:sz w:val="28"/>
          <w:szCs w:val="28"/>
        </w:rPr>
        <w:t>RF-4.3</w:t>
      </w:r>
      <w:r w:rsidRPr="24DBA089">
        <w:rPr>
          <w:sz w:val="28"/>
          <w:szCs w:val="28"/>
        </w:rPr>
        <w:t xml:space="preserve"> </w:t>
      </w:r>
      <w:r w:rsidRPr="24DBA089">
        <w:rPr>
          <w:b/>
          <w:bCs/>
          <w:sz w:val="28"/>
          <w:szCs w:val="28"/>
        </w:rPr>
        <w:t>Eliminar Usuario:</w:t>
      </w:r>
      <w:r w:rsidRPr="24DBA089">
        <w:rPr>
          <w:sz w:val="28"/>
          <w:szCs w:val="28"/>
        </w:rPr>
        <w:t xml:space="preserve"> </w:t>
      </w:r>
      <w:r w:rsidRPr="24DBA089">
        <w:rPr>
          <w:color w:val="000000" w:themeColor="text1"/>
        </w:rPr>
        <w:t>El sistema debe permitir eliminar la información de un Usuario, ésta debe ser identificada por medio del campo CI_Id. Al eliminar la información del CI_Id, también se deben eliminar todos los campos asociados, incluyendo Cedula, Nombre, Apellidos, Perfil y Contraseña.</w:t>
      </w:r>
      <w:r w:rsidR="1E2D9E88">
        <w:br/>
      </w:r>
    </w:p>
    <w:p w:rsidR="1E2D9E88" w:rsidP="24DBA089" w:rsidRDefault="24DBA089" w14:paraId="7D452CB9" w14:textId="55FBF085">
      <w:pPr>
        <w:rPr>
          <w:b/>
          <w:bCs/>
          <w:sz w:val="28"/>
          <w:szCs w:val="28"/>
        </w:rPr>
      </w:pPr>
      <w:r w:rsidRPr="24DBA089">
        <w:rPr>
          <w:b/>
          <w:bCs/>
          <w:sz w:val="28"/>
          <w:szCs w:val="28"/>
        </w:rPr>
        <w:t>Otras consideraciones</w:t>
      </w:r>
    </w:p>
    <w:p w:rsidR="1E2D9E88" w:rsidP="24DBA089" w:rsidRDefault="1E2D9E88" w14:paraId="2E36AA8F" w14:textId="14D44036">
      <w:pPr>
        <w:rPr>
          <w:b/>
          <w:bCs/>
          <w:sz w:val="28"/>
          <w:szCs w:val="28"/>
        </w:rPr>
      </w:pPr>
    </w:p>
    <w:p w:rsidR="1E2D9E88" w:rsidP="24DBA089" w:rsidRDefault="24DBA089" w14:paraId="15E7527E" w14:textId="14E43CC2">
      <w:pPr>
        <w:spacing w:line="360" w:lineRule="auto"/>
        <w:rPr>
          <w:color w:val="000000" w:themeColor="text1"/>
          <w:sz w:val="28"/>
          <w:szCs w:val="28"/>
        </w:rPr>
      </w:pPr>
      <w:r w:rsidRPr="24DBA089">
        <w:rPr>
          <w:b/>
          <w:bCs/>
          <w:color w:val="000000" w:themeColor="text1"/>
        </w:rPr>
        <w:t>RNF-4.1</w:t>
      </w:r>
      <w:r w:rsidRPr="24DBA089">
        <w:rPr>
          <w:color w:val="000000" w:themeColor="text1"/>
        </w:rPr>
        <w:t>. El sistema debe tener una interfaz fácil de utilizar para registrar, actualizar, eliminar y un Usuario.</w:t>
      </w:r>
    </w:p>
    <w:p w:rsidR="1E2D9E88" w:rsidP="24DBA089" w:rsidRDefault="24DBA089" w14:paraId="44CBC9AD" w14:textId="3890C32B">
      <w:pPr>
        <w:spacing w:line="360" w:lineRule="auto"/>
        <w:rPr>
          <w:color w:val="000000" w:themeColor="text1"/>
          <w:sz w:val="28"/>
          <w:szCs w:val="28"/>
        </w:rPr>
      </w:pPr>
      <w:r w:rsidRPr="24DBA089">
        <w:rPr>
          <w:b/>
          <w:bCs/>
          <w:color w:val="000000" w:themeColor="text1"/>
        </w:rPr>
        <w:t>RNF-4.2.</w:t>
      </w:r>
      <w:r w:rsidRPr="24DBA089">
        <w:rPr>
          <w:color w:val="000000" w:themeColor="text1"/>
        </w:rPr>
        <w:t xml:space="preserve"> El sistema debe alertar cuando se requiera un campo obligatorio según las restricciones que se establezcan.</w:t>
      </w:r>
    </w:p>
    <w:p w:rsidR="1E2D9E88" w:rsidP="24DBA089" w:rsidRDefault="1E2D9E88" w14:paraId="08095915" w14:textId="1C2113B3"/>
    <w:p w:rsidR="226B305A" w:rsidP="226B305A" w:rsidRDefault="226B305A" w14:paraId="334B697A" w14:textId="47BC4089">
      <w:pPr>
        <w:rPr>
          <w:b/>
          <w:bCs/>
          <w:sz w:val="28"/>
          <w:szCs w:val="28"/>
        </w:rPr>
      </w:pPr>
    </w:p>
    <w:p w:rsidR="226B305A" w:rsidP="226B305A" w:rsidRDefault="226B305A" w14:paraId="3C7AD606" w14:textId="4D8CFB55">
      <w:pPr>
        <w:rPr>
          <w:b/>
          <w:bCs/>
          <w:sz w:val="28"/>
          <w:szCs w:val="28"/>
        </w:rPr>
      </w:pPr>
    </w:p>
    <w:p w:rsidR="1E2D9E88" w:rsidP="03F3B94B" w:rsidRDefault="1E2D9E88" w14:paraId="5EB671F3" w14:textId="4B199310">
      <w:pPr>
        <w:rPr>
          <w:b/>
          <w:bCs/>
          <w:sz w:val="28"/>
          <w:szCs w:val="28"/>
        </w:rPr>
      </w:pPr>
    </w:p>
    <w:p w:rsidR="4E6DC043" w:rsidP="4E6DC043" w:rsidRDefault="1E96E244" w14:paraId="4A6C7272" w14:textId="386BCCBD">
      <w:pPr>
        <w:pStyle w:val="Heading2"/>
        <w:ind w:left="720"/>
        <w:rPr>
          <w:b w:val="0"/>
        </w:rPr>
      </w:pPr>
      <w:bookmarkStart w:name="_Toc1086107038" w:id="89"/>
      <w:r>
        <w:t>Funcionalidad de Mantenimiento de Imputado (RF-5)</w:t>
      </w:r>
      <w:bookmarkEnd w:id="89"/>
      <w:r>
        <w:t xml:space="preserve"> </w:t>
      </w:r>
    </w:p>
    <w:p w:rsidR="4E6DC043" w:rsidP="4E6DC043" w:rsidRDefault="4E6DC043" w14:paraId="6EFD3F33" w14:textId="0F48B463"/>
    <w:p w:rsidR="1E2D9E88" w:rsidP="03F3B94B" w:rsidRDefault="1E2D9E88" w14:paraId="006F588A" w14:textId="43837261">
      <w:pPr>
        <w:rPr>
          <w:b/>
          <w:sz w:val="28"/>
          <w:szCs w:val="28"/>
        </w:rPr>
      </w:pPr>
      <w:r w:rsidRPr="590C20B5" w:rsidR="590C20B5">
        <w:rPr>
          <w:b w:val="1"/>
          <w:bCs w:val="1"/>
          <w:sz w:val="28"/>
          <w:szCs w:val="28"/>
        </w:rPr>
        <w:t xml:space="preserve">Prototipo </w:t>
      </w:r>
    </w:p>
    <w:p w:rsidR="1E2D9E88" w:rsidP="590C20B5" w:rsidRDefault="1E2D9E88" w14:paraId="2EDA1F7A" w14:textId="2BD00D7B">
      <w:pPr>
        <w:pStyle w:val="Normal"/>
      </w:pPr>
    </w:p>
    <w:p w:rsidR="1E2D9E88" w:rsidP="53630EE9" w:rsidRDefault="1E2D9E88" w14:paraId="513883CA" w14:textId="15B89C24">
      <w:pPr>
        <w:pStyle w:val="Normal"/>
      </w:pPr>
      <w:r>
        <w:drawing>
          <wp:inline wp14:editId="6854915C" wp14:anchorId="162A4DF5">
            <wp:extent cx="4572000" cy="1943100"/>
            <wp:effectExtent l="0" t="0" r="0" b="0"/>
            <wp:docPr id="1115150569" name="" title=""/>
            <wp:cNvGraphicFramePr>
              <a:graphicFrameLocks noChangeAspect="1"/>
            </wp:cNvGraphicFramePr>
            <a:graphic>
              <a:graphicData uri="http://schemas.openxmlformats.org/drawingml/2006/picture">
                <pic:pic>
                  <pic:nvPicPr>
                    <pic:cNvPr id="0" name=""/>
                    <pic:cNvPicPr/>
                  </pic:nvPicPr>
                  <pic:blipFill>
                    <a:blip r:embed="R0a174554f8af4c03">
                      <a:extLst>
                        <a:ext xmlns:a="http://schemas.openxmlformats.org/drawingml/2006/main" uri="{28A0092B-C50C-407E-A947-70E740481C1C}">
                          <a14:useLocalDpi val="0"/>
                        </a:ext>
                      </a:extLst>
                    </a:blip>
                    <a:stretch>
                      <a:fillRect/>
                    </a:stretch>
                  </pic:blipFill>
                  <pic:spPr>
                    <a:xfrm>
                      <a:off x="0" y="0"/>
                      <a:ext cx="4572000" cy="1943100"/>
                    </a:xfrm>
                    <a:prstGeom prst="rect">
                      <a:avLst/>
                    </a:prstGeom>
                  </pic:spPr>
                </pic:pic>
              </a:graphicData>
            </a:graphic>
          </wp:inline>
        </w:drawing>
      </w:r>
      <w:r>
        <w:br/>
      </w:r>
      <w:r>
        <w:drawing>
          <wp:inline wp14:editId="4B8E1CB2" wp14:anchorId="330DF4F5">
            <wp:extent cx="4572000" cy="2085975"/>
            <wp:effectExtent l="0" t="0" r="0" b="0"/>
            <wp:docPr id="1024478997" name="" title=""/>
            <wp:cNvGraphicFramePr>
              <a:graphicFrameLocks noChangeAspect="1"/>
            </wp:cNvGraphicFramePr>
            <a:graphic>
              <a:graphicData uri="http://schemas.openxmlformats.org/drawingml/2006/picture">
                <pic:pic>
                  <pic:nvPicPr>
                    <pic:cNvPr id="0" name=""/>
                    <pic:cNvPicPr/>
                  </pic:nvPicPr>
                  <pic:blipFill>
                    <a:blip r:embed="R6351a73597cc4a5e">
                      <a:extLst>
                        <a:ext xmlns:a="http://schemas.openxmlformats.org/drawingml/2006/main" uri="{28A0092B-C50C-407E-A947-70E740481C1C}">
                          <a14:useLocalDpi val="0"/>
                        </a:ext>
                      </a:extLst>
                    </a:blip>
                    <a:stretch>
                      <a:fillRect/>
                    </a:stretch>
                  </pic:blipFill>
                  <pic:spPr>
                    <a:xfrm>
                      <a:off x="0" y="0"/>
                      <a:ext cx="4572000" cy="2085975"/>
                    </a:xfrm>
                    <a:prstGeom prst="rect">
                      <a:avLst/>
                    </a:prstGeom>
                  </pic:spPr>
                </pic:pic>
              </a:graphicData>
            </a:graphic>
          </wp:inline>
        </w:drawing>
      </w:r>
      <w:r>
        <w:br/>
      </w:r>
    </w:p>
    <w:p w:rsidR="590C20B5" w:rsidP="590C20B5" w:rsidRDefault="590C20B5" w14:paraId="365C8723" w14:textId="104CB9AE">
      <w:pPr>
        <w:pStyle w:val="Normal"/>
      </w:pPr>
      <w:r>
        <w:drawing>
          <wp:inline wp14:editId="621194AF" wp14:anchorId="5A807433">
            <wp:extent cx="4572000" cy="2076450"/>
            <wp:effectExtent l="0" t="0" r="0" b="0"/>
            <wp:docPr id="303538467" name="" title=""/>
            <wp:cNvGraphicFramePr>
              <a:graphicFrameLocks noChangeAspect="1"/>
            </wp:cNvGraphicFramePr>
            <a:graphic>
              <a:graphicData uri="http://schemas.openxmlformats.org/drawingml/2006/picture">
                <pic:pic>
                  <pic:nvPicPr>
                    <pic:cNvPr id="0" name=""/>
                    <pic:cNvPicPr/>
                  </pic:nvPicPr>
                  <pic:blipFill>
                    <a:blip r:embed="Ra41b7eaab3bb4cdd">
                      <a:extLst>
                        <a:ext xmlns:a="http://schemas.openxmlformats.org/drawingml/2006/main" uri="{28A0092B-C50C-407E-A947-70E740481C1C}">
                          <a14:useLocalDpi val="0"/>
                        </a:ext>
                      </a:extLst>
                    </a:blip>
                    <a:stretch>
                      <a:fillRect/>
                    </a:stretch>
                  </pic:blipFill>
                  <pic:spPr>
                    <a:xfrm>
                      <a:off x="0" y="0"/>
                      <a:ext cx="4572000" cy="2076450"/>
                    </a:xfrm>
                    <a:prstGeom prst="rect">
                      <a:avLst/>
                    </a:prstGeom>
                  </pic:spPr>
                </pic:pic>
              </a:graphicData>
            </a:graphic>
          </wp:inline>
        </w:drawing>
      </w:r>
      <w:r>
        <w:br/>
      </w:r>
    </w:p>
    <w:p w:rsidR="590C20B5" w:rsidP="590C20B5" w:rsidRDefault="590C20B5" w14:paraId="5CD140F3" w14:textId="740373D4">
      <w:pPr>
        <w:pStyle w:val="Normal"/>
      </w:pPr>
    </w:p>
    <w:p w:rsidR="56BB98AF" w:rsidP="56BB98AF" w:rsidRDefault="56BB98AF" w14:paraId="77CFF774" w14:textId="04630272">
      <w:pPr>
        <w:rPr>
          <w:b/>
          <w:bCs/>
          <w:sz w:val="28"/>
          <w:szCs w:val="28"/>
        </w:rPr>
      </w:pPr>
    </w:p>
    <w:p w:rsidR="1E2D9E88" w:rsidP="03F3B94B" w:rsidRDefault="1E2D9E88" w14:paraId="401E4EB3" w14:textId="7F8C0922">
      <w:pPr>
        <w:rPr>
          <w:b/>
          <w:sz w:val="28"/>
          <w:szCs w:val="28"/>
        </w:rPr>
      </w:pPr>
      <w:r w:rsidRPr="226B305A">
        <w:rPr>
          <w:b/>
          <w:sz w:val="28"/>
          <w:szCs w:val="28"/>
        </w:rPr>
        <w:t>Descripción</w:t>
      </w:r>
    </w:p>
    <w:p w:rsidR="1E2D9E88" w:rsidP="1E2D9E88" w:rsidRDefault="1E2D9E88" w14:paraId="0D4377EC" w14:textId="03D1D5E1">
      <w:pPr>
        <w:rPr>
          <w:b/>
          <w:sz w:val="28"/>
          <w:szCs w:val="28"/>
        </w:rPr>
      </w:pPr>
    </w:p>
    <w:p w:rsidR="1E2D9E88" w:rsidP="09096A93" w:rsidRDefault="09096A93" w14:paraId="2E399161" w14:textId="1B4DCF21">
      <w:pPr>
        <w:rPr>
          <w:b/>
          <w:bCs/>
          <w:sz w:val="28"/>
          <w:szCs w:val="28"/>
        </w:rPr>
      </w:pPr>
      <w:r w:rsidRPr="09096A93">
        <w:t>Este módulo se encarga de agregar, actualizar, mostrar y eliminar a las personas calificadas como imputadas de un femicidio.</w:t>
      </w:r>
    </w:p>
    <w:p w:rsidR="38504D87" w:rsidP="09096A93" w:rsidRDefault="38504D87" w14:paraId="32ABA9A3" w14:textId="14013AAB"/>
    <w:p w:rsidR="38504D87" w:rsidP="09096A93" w:rsidRDefault="38504D87" w14:paraId="48BF60B0" w14:textId="12EA76DD"/>
    <w:p w:rsidR="38504D87" w:rsidP="09096A93" w:rsidRDefault="638C143E" w14:paraId="180D90BB" w14:textId="3E0E1C70">
      <w:pPr>
        <w:spacing w:line="360" w:lineRule="auto"/>
        <w:ind w:left="708"/>
        <w:rPr>
          <w:rFonts w:ascii="Arial" w:hAnsi="Arial" w:eastAsia="Arial" w:cs="Arial"/>
          <w:color w:val="000000" w:themeColor="text1"/>
        </w:rPr>
      </w:pPr>
      <w:r w:rsidRPr="590C20B5" w:rsidR="590C20B5">
        <w:rPr>
          <w:rFonts w:eastAsia="游ゴシック Light" w:cs="Times New Roman" w:eastAsiaTheme="majorEastAsia" w:cstheme="majorBidi"/>
          <w:b w:val="1"/>
          <w:bCs w:val="1"/>
          <w:sz w:val="28"/>
          <w:szCs w:val="28"/>
        </w:rPr>
        <w:t xml:space="preserve">5.1 Insertar persona imputada: </w:t>
      </w:r>
      <w:r w:rsidRPr="590C20B5" w:rsidR="590C20B5">
        <w:rPr>
          <w:color w:val="000000" w:themeColor="text1" w:themeTint="FF" w:themeShade="FF"/>
        </w:rPr>
        <w:t xml:space="preserve">Insertar, por medio de un formulario, a la persona imputada los datos necesarios como lo son: DNI, nombre completo, género, orientación sexual, edad, lugar de nacimiento, nivel de educación, domicilio, lugar de residencia, discapacidad, condición migratoria, etnia, medidas de protección, denuncias </w:t>
      </w:r>
      <w:r w:rsidRPr="590C20B5" w:rsidR="590C20B5">
        <w:rPr>
          <w:color w:val="000000" w:themeColor="text1" w:themeTint="FF" w:themeShade="FF"/>
        </w:rPr>
        <w:t>previas, hijos</w:t>
      </w:r>
      <w:r w:rsidRPr="590C20B5" w:rsidR="590C20B5">
        <w:rPr>
          <w:color w:val="000000" w:themeColor="text1" w:themeTint="FF" w:themeShade="FF"/>
        </w:rPr>
        <w:t>, organismo generador y código del país en la base de datos.</w:t>
      </w:r>
    </w:p>
    <w:p w:rsidR="38504D87" w:rsidP="590C20B5" w:rsidRDefault="638C143E" w14:paraId="401F72A4" w14:textId="0B750DBD">
      <w:pPr>
        <w:pStyle w:val="Normal"/>
        <w:spacing w:line="360" w:lineRule="auto"/>
        <w:ind w:left="708"/>
        <w:rPr>
          <w:rFonts w:ascii="Arial" w:hAnsi="Arial" w:eastAsia="Arial" w:cs="Arial"/>
          <w:color w:val="000000" w:themeColor="text1"/>
        </w:rPr>
      </w:pPr>
      <w:r w:rsidRPr="590C20B5" w:rsidR="590C20B5">
        <w:rPr>
          <w:rFonts w:eastAsia="游ゴシック Light" w:cs="Times New Roman" w:eastAsiaTheme="majorEastAsia" w:cstheme="majorBidi"/>
          <w:b w:val="1"/>
          <w:bCs w:val="1"/>
          <w:sz w:val="28"/>
          <w:szCs w:val="28"/>
        </w:rPr>
        <w:t xml:space="preserve">5.2 Editar persona imputada: </w:t>
      </w:r>
      <w:r w:rsidRPr="590C20B5" w:rsidR="590C20B5">
        <w:rPr>
          <w:color w:val="000000" w:themeColor="text1" w:themeTint="FF" w:themeShade="FF"/>
        </w:rPr>
        <w:t>Editar los datos almacenados en la base de datos de la persona imputada ya sea: DNI, nombre completo, género, orientación sexual, edad, lugar de nacimiento, nivel de educación, domicilio, lugar de residencia, discapacidad, condición migratoria, etnia, medidas de protección, denuncias previas, hijos, organismo generador y código del país en la base de datos.</w:t>
      </w:r>
    </w:p>
    <w:p w:rsidR="38504D87" w:rsidP="590C20B5" w:rsidRDefault="4A1D6DF1" w14:paraId="70539815" w14:textId="79AC8DAF">
      <w:pPr>
        <w:pStyle w:val="Normal"/>
        <w:spacing w:line="360" w:lineRule="auto"/>
        <w:ind w:left="708"/>
        <w:rPr>
          <w:rFonts w:ascii="Arial" w:hAnsi="Arial" w:eastAsia="Arial" w:cs="Arial"/>
          <w:color w:val="000000" w:themeColor="text1"/>
        </w:rPr>
      </w:pPr>
      <w:r w:rsidRPr="635DC19A" w:rsidR="635DC19A">
        <w:rPr>
          <w:rFonts w:eastAsia="游ゴシック Light" w:cs="Times New Roman" w:eastAsiaTheme="majorEastAsia" w:cstheme="majorBidi"/>
          <w:b w:val="1"/>
          <w:bCs w:val="1"/>
          <w:sz w:val="28"/>
          <w:szCs w:val="28"/>
        </w:rPr>
        <w:t xml:space="preserve">5.3 Eliminar persona imputada: </w:t>
      </w:r>
      <w:r w:rsidRPr="635DC19A" w:rsidR="635DC19A">
        <w:rPr>
          <w:color w:val="000000" w:themeColor="text1" w:themeTint="FF" w:themeShade="FF"/>
        </w:rPr>
        <w:t>Eliminar los datos almacenados en la base de datos de la persona imputada ya sea: DNI, nombre completo, género, orientación sexual, edad, lugar de nacimiento, nivel de educación, domicilio, lugar de residencia, discapacidad, condición migratoria, etnia, medidas de protección, denuncias previas, hijos, organismo generador y código del país en la base de datos.</w:t>
      </w:r>
    </w:p>
    <w:p w:rsidR="38504D87" w:rsidP="590C20B5" w:rsidRDefault="638C143E" w14:paraId="6FA3A927" w14:textId="3087221E">
      <w:pPr>
        <w:pStyle w:val="Normal"/>
        <w:spacing w:line="360" w:lineRule="auto"/>
        <w:ind w:firstLine="708"/>
        <w:rPr>
          <w:rFonts w:ascii="Arial" w:hAnsi="Arial" w:eastAsia="Arial" w:cs="Arial"/>
          <w:color w:val="000000" w:themeColor="text1"/>
        </w:rPr>
      </w:pPr>
      <w:r w:rsidRPr="635DC19A" w:rsidR="635DC19A">
        <w:rPr>
          <w:rFonts w:eastAsia="游ゴシック Light" w:cs="Times New Roman" w:eastAsiaTheme="majorEastAsia" w:cstheme="majorBidi"/>
          <w:b w:val="1"/>
          <w:bCs w:val="1"/>
          <w:sz w:val="28"/>
          <w:szCs w:val="28"/>
        </w:rPr>
        <w:t>5.4 Mostrar personas imputadas:</w:t>
      </w:r>
      <w:r w:rsidRPr="635DC19A" w:rsidR="635DC19A">
        <w:rPr>
          <w:b w:val="1"/>
          <w:bCs w:val="1"/>
          <w:color w:val="000000" w:themeColor="text1" w:themeTint="FF" w:themeShade="FF"/>
        </w:rPr>
        <w:t xml:space="preserve"> </w:t>
      </w:r>
      <w:r w:rsidRPr="635DC19A" w:rsidR="635DC19A">
        <w:rPr>
          <w:color w:val="000000" w:themeColor="text1" w:themeTint="FF" w:themeShade="FF"/>
        </w:rPr>
        <w:t xml:space="preserve">desplegar todos los datos de las personas          </w:t>
      </w:r>
      <w:r>
        <w:tab/>
      </w:r>
      <w:r w:rsidRPr="635DC19A" w:rsidR="635DC19A">
        <w:rPr>
          <w:color w:val="000000" w:themeColor="text1" w:themeTint="FF" w:themeShade="FF"/>
        </w:rPr>
        <w:t xml:space="preserve">imputadas registradas en la base de datos. Se muestra la siguiente información: </w:t>
      </w:r>
      <w:r>
        <w:tab/>
      </w:r>
      <w:r w:rsidRPr="635DC19A" w:rsidR="635DC19A">
        <w:rPr>
          <w:color w:val="000000" w:themeColor="text1" w:themeTint="FF" w:themeShade="FF"/>
        </w:rPr>
        <w:t>DNI, nombre completo, género, orientación sexual, edad, lugar de nacimiento, nivel de educación, domicilio, lugar de residencia, discapacidad, condición migratoria, etnia, medidas de protección, denuncias previas, hijos, organismo generador y código del país en la base de datos.</w:t>
      </w:r>
    </w:p>
    <w:p w:rsidR="38504D87" w:rsidP="12D99312" w:rsidRDefault="38504D87" w14:paraId="0450220B" w14:textId="18E7B917">
      <w:pPr>
        <w:rPr>
          <w:rFonts w:eastAsiaTheme="majorEastAsia" w:cstheme="majorBidi"/>
          <w:b/>
          <w:bCs/>
          <w:sz w:val="28"/>
          <w:szCs w:val="28"/>
        </w:rPr>
      </w:pPr>
    </w:p>
    <w:p w:rsidR="38504D87" w:rsidP="4A1D6DF1" w:rsidRDefault="38504D87" w14:paraId="66148CD2" w14:textId="18889479">
      <w:pPr>
        <w:rPr>
          <w:rFonts w:eastAsiaTheme="majorEastAsia" w:cstheme="majorBidi"/>
          <w:b/>
          <w:bCs/>
          <w:sz w:val="28"/>
          <w:szCs w:val="28"/>
        </w:rPr>
      </w:pPr>
    </w:p>
    <w:p w:rsidR="38504D87" w:rsidP="4A1D6DF1" w:rsidRDefault="4A1D6DF1" w14:paraId="0CD83DD1" w14:textId="55ABFEBF">
      <w:pPr>
        <w:rPr>
          <w:rFonts w:eastAsiaTheme="majorEastAsia" w:cstheme="majorBidi"/>
          <w:b/>
          <w:bCs/>
          <w:sz w:val="28"/>
          <w:szCs w:val="28"/>
        </w:rPr>
      </w:pPr>
      <w:r w:rsidRPr="4A1D6DF1">
        <w:rPr>
          <w:rFonts w:eastAsiaTheme="majorEastAsia" w:cstheme="majorBidi"/>
          <w:b/>
          <w:bCs/>
          <w:sz w:val="28"/>
          <w:szCs w:val="28"/>
        </w:rPr>
        <w:t>Otras consideraciones</w:t>
      </w:r>
    </w:p>
    <w:p w:rsidR="38504D87" w:rsidP="12D99312" w:rsidRDefault="38504D87" w14:paraId="57308D5F" w14:textId="1EC729D9">
      <w:pPr>
        <w:rPr>
          <w:rFonts w:eastAsiaTheme="majorEastAsia" w:cstheme="majorBidi"/>
          <w:b/>
          <w:bCs/>
          <w:sz w:val="28"/>
          <w:szCs w:val="28"/>
        </w:rPr>
      </w:pPr>
    </w:p>
    <w:p w:rsidR="38504D87" w:rsidP="638C143E" w:rsidRDefault="638C143E" w14:paraId="01BBF2D9" w14:textId="747394D1">
      <w:pPr>
        <w:spacing w:line="360" w:lineRule="auto"/>
        <w:rPr>
          <w:rFonts w:eastAsiaTheme="majorEastAsia" w:cstheme="majorBidi"/>
          <w:b/>
          <w:bCs/>
          <w:sz w:val="28"/>
          <w:szCs w:val="28"/>
        </w:rPr>
      </w:pPr>
      <w:r w:rsidRPr="638C143E">
        <w:rPr>
          <w:rFonts w:eastAsiaTheme="majorEastAsia" w:cstheme="majorBidi"/>
          <w:b/>
          <w:bCs/>
          <w:sz w:val="28"/>
          <w:szCs w:val="28"/>
        </w:rPr>
        <w:t xml:space="preserve">5.1 Filtrar personas imputadas: </w:t>
      </w:r>
    </w:p>
    <w:p w:rsidR="38504D87" w:rsidP="09096A93" w:rsidRDefault="638C143E" w14:paraId="492DB163" w14:textId="1BCCA51B">
      <w:pPr>
        <w:spacing w:line="360" w:lineRule="auto"/>
        <w:ind w:firstLine="720"/>
        <w:rPr>
          <w:color w:val="000000" w:themeColor="text1"/>
        </w:rPr>
      </w:pPr>
      <w:r w:rsidRPr="635DC19A" w:rsidR="635DC19A">
        <w:rPr>
          <w:rFonts w:eastAsia="游ゴシック Light" w:cs="Times New Roman" w:eastAsiaTheme="majorEastAsia" w:cstheme="majorBidi"/>
          <w:b w:val="1"/>
          <w:bCs w:val="1"/>
          <w:sz w:val="28"/>
          <w:szCs w:val="28"/>
        </w:rPr>
        <w:t xml:space="preserve">5.1.1 Filtrar por DNI: </w:t>
      </w:r>
      <w:r w:rsidRPr="635DC19A" w:rsidR="635DC19A">
        <w:rPr>
          <w:color w:val="000000" w:themeColor="text1" w:themeTint="FF" w:themeShade="FF"/>
        </w:rPr>
        <w:t>se filtran a las personas imputadas en una tabla por medio de su DNI.</w:t>
      </w:r>
    </w:p>
    <w:p w:rsidR="638C143E" w:rsidP="638C143E" w:rsidRDefault="638C143E" w14:paraId="7ACA4583" w14:textId="6E1BB031">
      <w:pPr>
        <w:spacing w:line="360" w:lineRule="auto"/>
        <w:rPr>
          <w:color w:val="000000" w:themeColor="text1"/>
        </w:rPr>
      </w:pPr>
      <w:r w:rsidRPr="638C143E">
        <w:rPr>
          <w:rFonts w:eastAsiaTheme="majorEastAsia" w:cstheme="majorBidi"/>
          <w:b/>
          <w:bCs/>
          <w:sz w:val="28"/>
          <w:szCs w:val="28"/>
        </w:rPr>
        <w:t xml:space="preserve">5.2 Botón “agregar hecho”: </w:t>
      </w:r>
      <w:r w:rsidRPr="638C143E">
        <w:rPr>
          <w:color w:val="000000" w:themeColor="text1"/>
        </w:rPr>
        <w:t>el botón se encarga de agregar un hecho y asociarlo a la persona imputada elegida.</w:t>
      </w:r>
    </w:p>
    <w:p w:rsidR="638C143E" w:rsidP="638C143E" w:rsidRDefault="638C143E" w14:paraId="1D7754B2" w14:textId="3A90ACA1">
      <w:pPr>
        <w:rPr>
          <w:rFonts w:eastAsiaTheme="majorEastAsia" w:cstheme="majorBidi"/>
          <w:b/>
          <w:bCs/>
          <w:sz w:val="28"/>
          <w:szCs w:val="28"/>
        </w:rPr>
      </w:pPr>
    </w:p>
    <w:p w:rsidR="638C143E" w:rsidP="638C143E" w:rsidRDefault="638C143E" w14:paraId="7062D5F7" w14:textId="689B71BC">
      <w:pPr>
        <w:rPr>
          <w:color w:val="000000" w:themeColor="text1"/>
        </w:rPr>
      </w:pPr>
      <w:r w:rsidRPr="638C143E">
        <w:rPr>
          <w:rFonts w:eastAsiaTheme="majorEastAsia" w:cstheme="majorBidi"/>
          <w:b/>
          <w:bCs/>
          <w:sz w:val="28"/>
          <w:szCs w:val="28"/>
        </w:rPr>
        <w:t>5.3 Botón “agregar hecho”:</w:t>
      </w:r>
      <w:r w:rsidRPr="638C143E">
        <w:rPr>
          <w:color w:val="000000" w:themeColor="text1"/>
        </w:rPr>
        <w:t xml:space="preserve"> el botón se encarga de mostrar los hechos de la persona imputada elegida.</w:t>
      </w:r>
    </w:p>
    <w:p w:rsidR="638C143E" w:rsidP="638C143E" w:rsidRDefault="638C143E" w14:paraId="6E5C64DD" w14:textId="764CE586">
      <w:pPr>
        <w:rPr>
          <w:rFonts w:eastAsiaTheme="majorEastAsia" w:cstheme="majorBidi"/>
          <w:b/>
          <w:bCs/>
          <w:sz w:val="28"/>
          <w:szCs w:val="28"/>
        </w:rPr>
      </w:pPr>
    </w:p>
    <w:p w:rsidR="638C143E" w:rsidP="638C143E" w:rsidRDefault="638C143E" w14:paraId="0615913A" w14:textId="23A1381B">
      <w:pPr>
        <w:rPr>
          <w:rFonts w:eastAsiaTheme="majorEastAsia" w:cstheme="majorBidi"/>
          <w:b/>
          <w:bCs/>
          <w:sz w:val="28"/>
          <w:szCs w:val="28"/>
        </w:rPr>
      </w:pPr>
    </w:p>
    <w:p w:rsidR="12D99312" w:rsidP="12D99312" w:rsidRDefault="12D99312" w14:paraId="4E7349B0" w14:textId="41035AB9">
      <w:pPr>
        <w:rPr>
          <w:b/>
          <w:bCs/>
          <w:sz w:val="28"/>
          <w:szCs w:val="28"/>
        </w:rPr>
      </w:pPr>
    </w:p>
    <w:p w:rsidR="12D99312" w:rsidP="12D99312" w:rsidRDefault="12D99312" w14:paraId="1B42CB31" w14:textId="03C7E37C">
      <w:pPr>
        <w:rPr>
          <w:b/>
          <w:bCs/>
          <w:sz w:val="28"/>
          <w:szCs w:val="28"/>
        </w:rPr>
      </w:pPr>
    </w:p>
    <w:p w:rsidR="1E2D9E88" w:rsidP="03F3B94B" w:rsidRDefault="1E2D9E88" w14:paraId="7DE86A8E" w14:textId="43220B1F">
      <w:pPr>
        <w:rPr>
          <w:b/>
          <w:bCs/>
          <w:sz w:val="28"/>
          <w:szCs w:val="28"/>
        </w:rPr>
      </w:pPr>
    </w:p>
    <w:p w:rsidR="0019769A" w:rsidP="4E6DC043" w:rsidRDefault="1E96E244" w14:paraId="18B33E1E" w14:textId="0DF55CA6">
      <w:pPr>
        <w:pStyle w:val="Heading2"/>
        <w:ind w:left="540"/>
      </w:pPr>
      <w:bookmarkStart w:name="_Toc1608582780" w:id="90"/>
      <w:r>
        <w:t>Funcionalidad de Mantenimiento de Victima (RF-6)</w:t>
      </w:r>
      <w:bookmarkEnd w:id="90"/>
    </w:p>
    <w:p w:rsidR="1E2D9E88" w:rsidP="4E6DC043" w:rsidRDefault="1E2D9E88" w14:paraId="6EF75973" w14:textId="2A227AF6"/>
    <w:p w:rsidR="1E2D9E88" w:rsidP="03F3B94B" w:rsidRDefault="4E6DC043" w14:paraId="40695008" w14:textId="43837261">
      <w:pPr>
        <w:rPr>
          <w:b/>
          <w:sz w:val="28"/>
          <w:szCs w:val="28"/>
        </w:rPr>
      </w:pPr>
      <w:r w:rsidRPr="4E6DC043">
        <w:rPr>
          <w:b/>
          <w:bCs/>
          <w:sz w:val="28"/>
          <w:szCs w:val="28"/>
        </w:rPr>
        <w:t xml:space="preserve">Prototipo </w:t>
      </w:r>
    </w:p>
    <w:p w:rsidR="1E2D9E88" w:rsidP="4E6DC043" w:rsidRDefault="1E2D9E88" w14:paraId="0294674D" w14:textId="590CC89B"/>
    <w:p w:rsidR="1E2D9E88" w:rsidRDefault="1E2D9E88" w14:paraId="4AB25A22" w14:textId="77777777">
      <w:pPr>
        <w:rPr>
          <w:b/>
          <w:sz w:val="28"/>
          <w:szCs w:val="28"/>
        </w:rPr>
      </w:pPr>
    </w:p>
    <w:p w:rsidR="459B0B62" w:rsidP="226B305A" w:rsidRDefault="3B79263F" w14:paraId="206B8CFE" w14:textId="407500AF">
      <w:pPr>
        <w:rPr>
          <w:b/>
          <w:bCs/>
          <w:sz w:val="28"/>
          <w:szCs w:val="28"/>
        </w:rPr>
      </w:pPr>
      <w:r w:rsidRPr="635DC19A" w:rsidR="635DC19A">
        <w:rPr>
          <w:b w:val="1"/>
          <w:bCs w:val="1"/>
          <w:sz w:val="28"/>
          <w:szCs w:val="28"/>
        </w:rPr>
        <w:t>Descripción</w:t>
      </w:r>
    </w:p>
    <w:p w:rsidR="635DC19A" w:rsidP="635DC19A" w:rsidRDefault="635DC19A" w14:paraId="3E10A691" w14:textId="266018A1">
      <w:pPr>
        <w:pStyle w:val="Normal"/>
      </w:pPr>
      <w:r>
        <w:drawing>
          <wp:inline wp14:editId="598B050E" wp14:anchorId="1998CE3A">
            <wp:extent cx="4515582" cy="1005451"/>
            <wp:effectExtent l="0" t="0" r="0" b="0"/>
            <wp:docPr id="2111408454" name="" title=""/>
            <wp:cNvGraphicFramePr>
              <a:graphicFrameLocks noChangeAspect="1"/>
            </wp:cNvGraphicFramePr>
            <a:graphic>
              <a:graphicData uri="http://schemas.openxmlformats.org/drawingml/2006/picture">
                <pic:pic>
                  <pic:nvPicPr>
                    <pic:cNvPr id="0" name=""/>
                    <pic:cNvPicPr/>
                  </pic:nvPicPr>
                  <pic:blipFill>
                    <a:blip r:embed="R47c22ac3cb6444d5">
                      <a:extLst>
                        <a:ext xmlns:a="http://schemas.openxmlformats.org/drawingml/2006/main" uri="{28A0092B-C50C-407E-A947-70E740481C1C}">
                          <a14:useLocalDpi val="0"/>
                        </a:ext>
                      </a:extLst>
                    </a:blip>
                    <a:srcRect l="0" t="8504" r="1234" b="52400"/>
                    <a:stretch>
                      <a:fillRect/>
                    </a:stretch>
                  </pic:blipFill>
                  <pic:spPr>
                    <a:xfrm>
                      <a:off x="0" y="0"/>
                      <a:ext cx="4515582" cy="1005451"/>
                    </a:xfrm>
                    <a:prstGeom prst="rect">
                      <a:avLst/>
                    </a:prstGeom>
                  </pic:spPr>
                </pic:pic>
              </a:graphicData>
            </a:graphic>
          </wp:inline>
        </w:drawing>
      </w:r>
    </w:p>
    <w:p w:rsidR="635DC19A" w:rsidP="635DC19A" w:rsidRDefault="635DC19A" w14:paraId="669C0ECE" w14:textId="43D14A90">
      <w:pPr>
        <w:pStyle w:val="Normal"/>
      </w:pPr>
    </w:p>
    <w:p w:rsidR="4E6DC043" w:rsidP="3B79263F" w:rsidRDefault="4E6DC043" w14:paraId="7618FF73" w14:textId="053238F3"/>
    <w:p w:rsidR="4E6DC043" w:rsidP="4E6DC043" w:rsidRDefault="4E6DC043" w14:paraId="44C1B7A0" w14:textId="665A7033">
      <w:pPr>
        <w:rPr>
          <w:sz w:val="28"/>
          <w:szCs w:val="28"/>
        </w:rPr>
      </w:pPr>
      <w:r w:rsidRPr="4E6DC043">
        <w:rPr>
          <w:sz w:val="28"/>
          <w:szCs w:val="28"/>
        </w:rPr>
        <w:t xml:space="preserve">Esta interfaz permite realizar las acciones de agregar nueva víctima, actualizar víctima, eliminar víctima, así como muestra todas las victimas registradas </w:t>
      </w:r>
    </w:p>
    <w:p w:rsidR="4E6DC043" w:rsidP="4E6DC043" w:rsidRDefault="4E6DC043" w14:paraId="3EAE8589" w14:textId="6D286647">
      <w:pPr>
        <w:rPr>
          <w:b/>
          <w:bCs/>
          <w:sz w:val="28"/>
          <w:szCs w:val="28"/>
        </w:rPr>
      </w:pPr>
    </w:p>
    <w:p w:rsidR="4E6DC043" w:rsidP="4E6DC043" w:rsidRDefault="4E6DC043" w14:paraId="64CF010D" w14:textId="36F1C45D">
      <w:pPr>
        <w:rPr>
          <w:rFonts w:ascii="Arial" w:hAnsi="Arial" w:eastAsia="Arial" w:cs="Arial"/>
          <w:sz w:val="28"/>
          <w:szCs w:val="28"/>
        </w:rPr>
      </w:pPr>
      <w:r>
        <w:t>Modulo Victima</w:t>
      </w:r>
    </w:p>
    <w:p w:rsidR="4E6DC043" w:rsidP="4E6DC043" w:rsidRDefault="4E6DC043" w14:paraId="7CD35AD0" w14:textId="46933DD5">
      <w:pPr>
        <w:rPr>
          <w:rFonts w:ascii="Arial" w:hAnsi="Arial" w:eastAsia="Arial" w:cs="Arial"/>
          <w:color w:val="000000" w:themeColor="text1"/>
        </w:rPr>
      </w:pPr>
      <w:r>
        <w:t>RF-6 CRUD Víctima: Este CRUD debe permitir agregar víctima, actualizar datos de la víctima, eliminar víctima y buscar víctima, así como acceder   a los datos de víctima.</w:t>
      </w:r>
    </w:p>
    <w:p w:rsidR="4E6DC043" w:rsidP="635DC19A" w:rsidRDefault="30B83AE7" w14:paraId="6FB17E9D" w14:textId="735E5520">
      <w:pPr>
        <w:pStyle w:val="Normal"/>
        <w:ind/>
        <w:rPr>
          <w:rFonts w:ascii="Arial" w:hAnsi="Arial" w:eastAsia="Arial" w:cs="Arial"/>
          <w:color w:val="000000" w:themeColor="text1"/>
        </w:rPr>
      </w:pPr>
      <w:r w:rsidR="635DC19A">
        <w:rPr/>
        <w:t xml:space="preserve">RF-6.1 Agregar Víctima: El sistema le permitirá al usuario agregar una nueva víctima, haciendo un registro de sus variables según el estándar de datos de femicidios versión beta, las variables a registrar son: DNI identificador único de la víctima en el sistema, nombre completo: Primer nombre, Apellido Paterno, Apellido Materno, organismo generador, hijos , denuncias previas, medidas de </w:t>
      </w:r>
      <w:r w:rsidR="635DC19A">
        <w:rPr/>
        <w:t>proteccion</w:t>
      </w:r>
      <w:r w:rsidR="635DC19A">
        <w:rPr/>
        <w:t xml:space="preserve">, etnia, </w:t>
      </w:r>
      <w:r w:rsidR="635DC19A">
        <w:rPr/>
        <w:t>condicion</w:t>
      </w:r>
      <w:r w:rsidR="635DC19A">
        <w:rPr/>
        <w:t xml:space="preserve"> migratoria, discapacidad, </w:t>
      </w:r>
      <w:r w:rsidR="635DC19A">
        <w:rPr/>
        <w:t>domicilio,nivel</w:t>
      </w:r>
      <w:r w:rsidR="635DC19A">
        <w:rPr/>
        <w:t xml:space="preserve"> </w:t>
      </w:r>
      <w:r w:rsidR="635DC19A">
        <w:rPr/>
        <w:t>educativo,etnia</w:t>
      </w:r>
      <w:r w:rsidR="635DC19A">
        <w:rPr/>
        <w:t xml:space="preserve"> genero según lista de códigos: 1-Cis Hombre,2-Cis Mujer,3-No binario,4-Otro,5- Se desconoce,6-Mujer trans,7-Hombre trans; orientación sexual según lista de códigos: 1-Lesbiana,2-Gay,3-Heterosexual,4-Bisexual,5-Asexual,6-Otro </w:t>
      </w:r>
      <w:r w:rsidR="635DC19A">
        <w:rPr/>
        <w:t>y  7</w:t>
      </w:r>
      <w:r w:rsidR="635DC19A">
        <w:rPr/>
        <w:t>-Se desconoce, edad de la víctima al momento de cometerse el hecho y lugar de nacimiento.</w:t>
      </w:r>
    </w:p>
    <w:p w:rsidR="4E6DC043" w:rsidP="30B83AE7" w:rsidRDefault="4E6DC043" w14:paraId="4BCA20C3" w14:textId="56BA1505">
      <w:pPr>
        <w:ind w:left="708"/>
      </w:pPr>
    </w:p>
    <w:p w:rsidR="4E6DC043" w:rsidP="635DC19A" w:rsidRDefault="30B83AE7" w14:paraId="3FCFD472" w14:textId="1F991B53">
      <w:pPr>
        <w:pStyle w:val="Normal"/>
        <w:ind w:left="708"/>
        <w:rPr>
          <w:rFonts w:ascii="Arial" w:hAnsi="Arial" w:eastAsia="Arial" w:cs="Arial"/>
          <w:color w:val="000000" w:themeColor="text1"/>
        </w:rPr>
      </w:pPr>
      <w:r w:rsidR="635DC19A">
        <w:rPr/>
        <w:t xml:space="preserve">RF-6.2 Actualizar datos Víctima: El sistema le permitirá al usuario realizar actualizaciones a los datos de la víctima respetando la definición de la variable a modificar y el listado de códigos, en DNI identificador único de la víctima en el sistema, nombre completo: Primer nombre, Apellido Paterno, Apellido Materno, organismo generador, hijos , denuncias previas, medidas de </w:t>
      </w:r>
      <w:r w:rsidR="635DC19A">
        <w:rPr/>
        <w:t>proteccion</w:t>
      </w:r>
      <w:r w:rsidR="635DC19A">
        <w:rPr/>
        <w:t xml:space="preserve">, etnia, </w:t>
      </w:r>
      <w:r w:rsidR="635DC19A">
        <w:rPr/>
        <w:t>condicion</w:t>
      </w:r>
      <w:r w:rsidR="635DC19A">
        <w:rPr/>
        <w:t xml:space="preserve"> migratoria, discapacidad, </w:t>
      </w:r>
      <w:r w:rsidR="635DC19A">
        <w:rPr/>
        <w:t>domicilio,nivel</w:t>
      </w:r>
      <w:r w:rsidR="635DC19A">
        <w:rPr/>
        <w:t xml:space="preserve"> </w:t>
      </w:r>
      <w:r w:rsidR="635DC19A">
        <w:rPr/>
        <w:t>educativo,etnia</w:t>
      </w:r>
      <w:r w:rsidR="635DC19A">
        <w:rPr/>
        <w:t xml:space="preserve"> genero según lista de códigos: 1-Cis Hombre,2-Cis Mujer,3-No binario,4-Otro,5- Se desconoce,6-Mujer trans,7-Hombre trans; orientación sexual según lista de códigos: 1-Lesbiana,2-Gay,3-Heterosexual,4-Bisexual,5-Asexual,6-Otro y  7-Se desconoce, edad de la víctima al momento de cometerse el hecho y lugar de nacimiento.</w:t>
      </w:r>
    </w:p>
    <w:p w:rsidR="635DC19A" w:rsidP="635DC19A" w:rsidRDefault="635DC19A" w14:paraId="1E0ECDE8" w14:textId="3F30A94F">
      <w:pPr>
        <w:pStyle w:val="Normal"/>
        <w:ind w:left="708"/>
      </w:pPr>
    </w:p>
    <w:p w:rsidR="4E6DC043" w:rsidP="30B83AE7" w:rsidRDefault="30B83AE7" w14:paraId="4CC1DDD8" w14:textId="29E85B63">
      <w:pPr>
        <w:ind w:left="708"/>
        <w:rPr>
          <w:rFonts w:ascii="Arial" w:hAnsi="Arial" w:eastAsia="Arial" w:cs="Arial"/>
          <w:color w:val="000000" w:themeColor="text1"/>
        </w:rPr>
      </w:pPr>
      <w:r>
        <w:t>RF-6.3 Eliminar Víctima: El sistema le permitirá al usuario realizar la eliminación de una víctima y todas sus variables asociadas, el sistema debe mostrar una alerta indicando al usuario que esta acción es irreversible, solicitar confirmación al usuario del proceso de eliminación de víctima y realizar la eliminación.</w:t>
      </w:r>
    </w:p>
    <w:p w:rsidR="4E6DC043" w:rsidP="4E6DC043" w:rsidRDefault="4E6DC043" w14:paraId="1D10FBB5" w14:textId="2B267F2A">
      <w:pPr>
        <w:rPr>
          <w:b/>
          <w:bCs/>
          <w:sz w:val="28"/>
          <w:szCs w:val="28"/>
        </w:rPr>
      </w:pPr>
    </w:p>
    <w:p w:rsidR="459B0B62" w:rsidP="226B305A" w:rsidRDefault="459B0B62" w14:paraId="513CA770" w14:textId="18889479">
      <w:pPr>
        <w:rPr>
          <w:b/>
          <w:bCs/>
          <w:sz w:val="28"/>
          <w:szCs w:val="28"/>
        </w:rPr>
      </w:pPr>
    </w:p>
    <w:p w:rsidR="459B0B62" w:rsidP="226B305A" w:rsidRDefault="226B305A" w14:paraId="2F1FFB8E" w14:textId="55ABFEBF">
      <w:pPr>
        <w:rPr>
          <w:b/>
          <w:bCs/>
          <w:sz w:val="28"/>
          <w:szCs w:val="28"/>
        </w:rPr>
      </w:pPr>
      <w:r w:rsidRPr="226B305A">
        <w:rPr>
          <w:b/>
          <w:bCs/>
          <w:sz w:val="28"/>
          <w:szCs w:val="28"/>
        </w:rPr>
        <w:t>Otras consideraciones</w:t>
      </w:r>
    </w:p>
    <w:p w:rsidR="459B0B62" w:rsidP="226B305A" w:rsidRDefault="459B0B62" w14:paraId="69C9A95E" w14:textId="2D237A38">
      <w:pPr>
        <w:rPr>
          <w:b/>
          <w:bCs/>
          <w:sz w:val="28"/>
          <w:szCs w:val="28"/>
        </w:rPr>
      </w:pPr>
    </w:p>
    <w:p w:rsidR="1E2D9E88" w:rsidP="55A340E9" w:rsidRDefault="1E2D9E88" w14:paraId="70BA8BEC" w14:textId="0141CB32">
      <w:pPr>
        <w:rPr>
          <w:b/>
          <w:bCs/>
          <w:sz w:val="28"/>
          <w:szCs w:val="28"/>
        </w:rPr>
      </w:pPr>
    </w:p>
    <w:p w:rsidR="0019769A" w:rsidP="12D99312" w:rsidRDefault="1E96E244" w14:paraId="615F3133" w14:textId="0B476798">
      <w:pPr>
        <w:pStyle w:val="Heading2"/>
        <w:ind w:left="720"/>
        <w:rPr>
          <w:color w:val="FF0000"/>
        </w:rPr>
      </w:pPr>
      <w:bookmarkStart w:name="_Toc773998041" w:id="91"/>
      <w:r w:rsidRPr="1E96E244">
        <w:rPr>
          <w:color w:val="FF0000"/>
        </w:rPr>
        <w:t>Funcionalidad de Mantenimiento de Hecho (RF-7)</w:t>
      </w:r>
      <w:bookmarkEnd w:id="91"/>
    </w:p>
    <w:p w:rsidR="1E2D9E88" w:rsidP="4E6DC043" w:rsidRDefault="1E2D9E88" w14:paraId="79109023" w14:textId="0838DC5E"/>
    <w:p w:rsidR="1E2D9E88" w:rsidP="03F3B94B" w:rsidRDefault="1E2D9E88" w14:paraId="37232B46" w14:textId="43837261">
      <w:pPr>
        <w:rPr>
          <w:b/>
          <w:sz w:val="28"/>
          <w:szCs w:val="28"/>
        </w:rPr>
      </w:pPr>
      <w:r w:rsidRPr="226B305A">
        <w:rPr>
          <w:b/>
          <w:sz w:val="28"/>
          <w:szCs w:val="28"/>
        </w:rPr>
        <w:t xml:space="preserve">Prototipo </w:t>
      </w:r>
    </w:p>
    <w:p w:rsidR="1E2D9E88" w:rsidRDefault="1E2D9E88" w14:paraId="6709461D" w14:textId="77777777">
      <w:pPr>
        <w:rPr>
          <w:b/>
          <w:sz w:val="28"/>
          <w:szCs w:val="28"/>
        </w:rPr>
      </w:pPr>
    </w:p>
    <w:p w:rsidR="55A340E9" w:rsidRDefault="55A340E9" w14:paraId="02D97547" w14:textId="470AD1C3"/>
    <w:p w:rsidR="1E2D9E88" w:rsidP="4E6DC043" w:rsidRDefault="1E2D9E88" w14:paraId="218181C4" w14:textId="494A2B5B">
      <w:r>
        <w:drawing>
          <wp:inline wp14:editId="4BC2B3C6" wp14:anchorId="47A27C1A">
            <wp:extent cx="4572000" cy="2324100"/>
            <wp:effectExtent l="0" t="0" r="0" b="0"/>
            <wp:docPr id="23014087" name="" title=""/>
            <wp:cNvGraphicFramePr>
              <a:graphicFrameLocks noChangeAspect="1"/>
            </wp:cNvGraphicFramePr>
            <a:graphic>
              <a:graphicData uri="http://schemas.openxmlformats.org/drawingml/2006/picture">
                <pic:pic>
                  <pic:nvPicPr>
                    <pic:cNvPr id="0" name=""/>
                    <pic:cNvPicPr/>
                  </pic:nvPicPr>
                  <pic:blipFill>
                    <a:blip r:embed="R435328734d894c54">
                      <a:extLst>
                        <a:ext xmlns:a="http://schemas.openxmlformats.org/drawingml/2006/main" uri="{28A0092B-C50C-407E-A947-70E740481C1C}">
                          <a14:useLocalDpi val="0"/>
                        </a:ext>
                      </a:extLst>
                    </a:blip>
                    <a:stretch>
                      <a:fillRect/>
                    </a:stretch>
                  </pic:blipFill>
                  <pic:spPr>
                    <a:xfrm>
                      <a:off x="0" y="0"/>
                      <a:ext cx="4572000" cy="2324100"/>
                    </a:xfrm>
                    <a:prstGeom prst="rect">
                      <a:avLst/>
                    </a:prstGeom>
                  </pic:spPr>
                </pic:pic>
              </a:graphicData>
            </a:graphic>
          </wp:inline>
        </w:drawing>
      </w:r>
      <w:r>
        <w:drawing>
          <wp:inline wp14:editId="0ACDD099" wp14:anchorId="139BF24D">
            <wp:extent cx="4572000" cy="2305050"/>
            <wp:effectExtent l="0" t="0" r="0" b="0"/>
            <wp:docPr id="851516708" name="" title=""/>
            <wp:cNvGraphicFramePr>
              <a:graphicFrameLocks noChangeAspect="1"/>
            </wp:cNvGraphicFramePr>
            <a:graphic>
              <a:graphicData uri="http://schemas.openxmlformats.org/drawingml/2006/picture">
                <pic:pic>
                  <pic:nvPicPr>
                    <pic:cNvPr id="0" name=""/>
                    <pic:cNvPicPr/>
                  </pic:nvPicPr>
                  <pic:blipFill>
                    <a:blip r:embed="R7beeed0fd43e45f4">
                      <a:extLst>
                        <a:ext xmlns:a="http://schemas.openxmlformats.org/drawingml/2006/main" uri="{28A0092B-C50C-407E-A947-70E740481C1C}">
                          <a14:useLocalDpi val="0"/>
                        </a:ext>
                      </a:extLst>
                    </a:blip>
                    <a:stretch>
                      <a:fillRect/>
                    </a:stretch>
                  </pic:blipFill>
                  <pic:spPr>
                    <a:xfrm>
                      <a:off x="0" y="0"/>
                      <a:ext cx="4572000" cy="2305050"/>
                    </a:xfrm>
                    <a:prstGeom prst="rect">
                      <a:avLst/>
                    </a:prstGeom>
                  </pic:spPr>
                </pic:pic>
              </a:graphicData>
            </a:graphic>
          </wp:inline>
        </w:drawing>
      </w:r>
      <w:r>
        <w:drawing>
          <wp:inline wp14:editId="786930FD" wp14:anchorId="10CC7E00">
            <wp:extent cx="4572000" cy="2324100"/>
            <wp:effectExtent l="0" t="0" r="0" b="0"/>
            <wp:docPr id="475100568" name="" title=""/>
            <wp:cNvGraphicFramePr>
              <a:graphicFrameLocks noChangeAspect="1"/>
            </wp:cNvGraphicFramePr>
            <a:graphic>
              <a:graphicData uri="http://schemas.openxmlformats.org/drawingml/2006/picture">
                <pic:pic>
                  <pic:nvPicPr>
                    <pic:cNvPr id="0" name=""/>
                    <pic:cNvPicPr/>
                  </pic:nvPicPr>
                  <pic:blipFill>
                    <a:blip r:embed="Rd871860d74114d19">
                      <a:extLst>
                        <a:ext xmlns:a="http://schemas.openxmlformats.org/drawingml/2006/main" uri="{28A0092B-C50C-407E-A947-70E740481C1C}">
                          <a14:useLocalDpi val="0"/>
                        </a:ext>
                      </a:extLst>
                    </a:blip>
                    <a:stretch>
                      <a:fillRect/>
                    </a:stretch>
                  </pic:blipFill>
                  <pic:spPr>
                    <a:xfrm>
                      <a:off x="0" y="0"/>
                      <a:ext cx="4572000" cy="2324100"/>
                    </a:xfrm>
                    <a:prstGeom prst="rect">
                      <a:avLst/>
                    </a:prstGeom>
                  </pic:spPr>
                </pic:pic>
              </a:graphicData>
            </a:graphic>
          </wp:inline>
        </w:drawing>
      </w:r>
    </w:p>
    <w:p w:rsidR="4E6DC043" w:rsidP="4E6DC043" w:rsidRDefault="4E6DC043" w14:paraId="22FD4D77" w14:textId="25020567">
      <w:pPr>
        <w:rPr>
          <w:b/>
          <w:bCs/>
          <w:sz w:val="28"/>
          <w:szCs w:val="28"/>
        </w:rPr>
      </w:pPr>
    </w:p>
    <w:p w:rsidR="0BB06C8F" w:rsidP="0BB06C8F" w:rsidRDefault="0BB06C8F" w14:paraId="65278584" w14:textId="2619BA9B">
      <w:pPr>
        <w:rPr>
          <w:b/>
          <w:bCs/>
          <w:sz w:val="28"/>
          <w:szCs w:val="28"/>
        </w:rPr>
      </w:pPr>
    </w:p>
    <w:p w:rsidR="0BB06C8F" w:rsidP="0BB06C8F" w:rsidRDefault="0BB06C8F" w14:paraId="5BF7AF04" w14:textId="21AEFC52"/>
    <w:p w:rsidR="0BB06C8F" w:rsidP="0BB06C8F" w:rsidRDefault="0BB06C8F" w14:paraId="3431634D" w14:textId="64EFFCFC">
      <w:pPr/>
    </w:p>
    <w:p w:rsidR="1E2D9E88" w:rsidP="03F3B94B" w:rsidRDefault="1E2D9E88" w14:paraId="2F26F652" w14:textId="5B46E68A">
      <w:pPr>
        <w:rPr>
          <w:b/>
          <w:sz w:val="28"/>
          <w:szCs w:val="28"/>
        </w:rPr>
      </w:pPr>
      <w:r w:rsidRPr="226B305A">
        <w:rPr>
          <w:b/>
          <w:sz w:val="28"/>
          <w:szCs w:val="28"/>
        </w:rPr>
        <w:t>Descripción</w:t>
      </w:r>
    </w:p>
    <w:p w:rsidR="459B0B62" w:rsidP="226B305A" w:rsidRDefault="459B0B62" w14:paraId="591CD94F" w14:textId="0118FDB0">
      <w:pPr>
        <w:rPr>
          <w:b/>
          <w:bCs/>
          <w:sz w:val="28"/>
          <w:szCs w:val="28"/>
        </w:rPr>
      </w:pPr>
    </w:p>
    <w:p w:rsidR="459B0B62" w:rsidP="226B305A" w:rsidRDefault="55A340E9" w14:paraId="58F85103" w14:textId="382F0850">
      <w:pPr>
        <w:rPr>
          <w:b/>
          <w:bCs/>
          <w:sz w:val="28"/>
          <w:szCs w:val="28"/>
        </w:rPr>
      </w:pPr>
      <w:r>
        <w:t>Módulo hecho encargado de crear, actualizar, eliminar todos los hechos posibles, además de contar con diferentes acciones para las relaciones con la entidad organismo e imputado</w:t>
      </w:r>
    </w:p>
    <w:p w:rsidR="4E6DC043" w:rsidP="4E6DC043" w:rsidRDefault="4E6DC043" w14:paraId="10EB42F9" w14:textId="06B111C3"/>
    <w:p w:rsidR="4E6DC043" w:rsidP="4E6DC043" w:rsidRDefault="4E6DC043" w14:paraId="139DBAED" w14:textId="5F1E4067">
      <w:r w:rsidRPr="4E6DC043">
        <w:t>Módulo hecho</w:t>
      </w:r>
    </w:p>
    <w:p w:rsidR="4E6DC043" w:rsidP="4E6DC043" w:rsidRDefault="4E6DC043" w14:paraId="1A93A1E3" w14:textId="6CFD9514"/>
    <w:p w:rsidR="4E6DC043" w:rsidP="4E6DC043" w:rsidRDefault="55A340E9" w14:paraId="3DF262C4" w14:textId="264891CC">
      <w:r>
        <w:t>RF-7 Gestionar Hechos: Tabla de hechos registrados en la base de datos donde se puede acceder mediante botones a las diferentes funcionalidades {btnCrearHecho, btnActualizarHecho, btnEliminarHecho y sus diferentes acciones}.</w:t>
      </w:r>
    </w:p>
    <w:p w:rsidR="4E6DC043" w:rsidP="4E6DC043" w:rsidRDefault="4E6DC043" w14:paraId="062CDC54" w14:textId="2BFD0212"/>
    <w:p w:rsidR="4E6DC043" w:rsidP="4E6DC043" w:rsidRDefault="55A340E9" w14:paraId="228009EE" w14:textId="09C161ED">
      <w:pPr>
        <w:ind w:left="708"/>
      </w:pPr>
      <w:r>
        <w:t>RF-7.1 Creación de hechos: Debe de haber un formulario de creación con los campos correspondientes a la entidad hecho {Lugar del hecho, tipo Victima, tipo Relación, modalidad} (Se debe de asegurar que el formulario no se ejecute con los campos vacíos.</w:t>
      </w:r>
      <w:r w:rsidR="4E6DC043">
        <w:br/>
      </w:r>
    </w:p>
    <w:p w:rsidR="4E6DC043" w:rsidP="4E6DC043" w:rsidRDefault="4E6DC043" w14:paraId="3E19A111" w14:textId="7935E33B">
      <w:pPr>
        <w:ind w:left="1416"/>
      </w:pPr>
    </w:p>
    <w:p w:rsidR="4E6DC043" w:rsidP="4E6DC043" w:rsidRDefault="55A340E9" w14:paraId="3A7DD66A" w14:textId="56D04419">
      <w:pPr>
        <w:ind w:left="1416"/>
      </w:pPr>
      <w:r>
        <w:t>RF-7.1.1. Registro de tipo Víctima: El formulario de creación del hecho debe de permitir seleccionar el tipo de víctima de una lista desplegable el tipo de víctima del Hecho. (Obtener la codificación de observación de tipo de víctima {Principal, Vinculado}).</w:t>
      </w:r>
    </w:p>
    <w:p w:rsidR="4E6DC043" w:rsidP="4E6DC043" w:rsidRDefault="4E6DC043" w14:paraId="45476D5A" w14:textId="31DADF69">
      <w:pPr>
        <w:ind w:left="1416"/>
      </w:pPr>
    </w:p>
    <w:p w:rsidR="4E6DC043" w:rsidP="4E6DC043" w:rsidRDefault="55A340E9" w14:paraId="5CED6886" w14:textId="063C6F67">
      <w:pPr>
        <w:ind w:left="1416"/>
      </w:pPr>
      <w:r>
        <w:t>RF-7.1.2. Registro de tipo Relación: El formulario de creación del hecho debe permitir seleccionar el tipo de relación entre víctima y el imputado. (Obtener la codificación de observación de tipo de víctima (Obtener la codificación de observación de tipo de relación {Padre, Madre, Padrastro, Madrastra, Tutor/a, Esposo/a, Concubino/a, Novio/a, Amante, Pareja Anterior, Pariente, Laboral, Conocido/a, Amigo, Otro Transgresor, Autoridad, Desconocido/a, Se desconoce})</w:t>
      </w:r>
    </w:p>
    <w:p w:rsidR="4E6DC043" w:rsidP="4E6DC043" w:rsidRDefault="4E6DC043" w14:paraId="51BD66BF" w14:textId="7F0A85C8">
      <w:pPr>
        <w:ind w:left="1416"/>
      </w:pPr>
    </w:p>
    <w:p w:rsidR="4E6DC043" w:rsidP="4E6DC043" w:rsidRDefault="55A340E9" w14:paraId="51AD0EAF" w14:textId="6F928B71">
      <w:pPr>
        <w:ind w:left="1416"/>
      </w:pPr>
      <w:r>
        <w:t>RF-7.1.3.  Registro de modalidad: El formulario de creación del hecho debe permitir seleccionar la modalidad del hecho que significa la existencia o no de armas de cualquier tipo u objetos. (Obtener la codificación de observación de tipo de modalidad {Golpes. Disparo de bala, Apuñalamiento, Quemaduras, Asfixia, Ahogamiento, Taladramiento, Estrangulamiento, Otros medios, Se desconoce}).</w:t>
      </w:r>
    </w:p>
    <w:p w:rsidR="55A340E9" w:rsidP="55A340E9" w:rsidRDefault="55A340E9" w14:paraId="3A9B94D9" w14:textId="13ADB4DD">
      <w:pPr>
        <w:ind w:left="1416"/>
      </w:pPr>
    </w:p>
    <w:p w:rsidR="55A340E9" w:rsidP="55A340E9" w:rsidRDefault="55A340E9" w14:paraId="06A38D8E" w14:textId="1EBA5868">
      <w:pPr>
        <w:ind w:left="1416"/>
      </w:pPr>
      <w:r>
        <w:t>RF-7.1.4. Registro de id Victima: El formulario de creacion de hecho debe permitir seleccionar la id de la victima del hecho previamente registrado.</w:t>
      </w:r>
    </w:p>
    <w:p w:rsidR="55A340E9" w:rsidP="55A340E9" w:rsidRDefault="55A340E9" w14:paraId="299378EF" w14:textId="05F14F9A">
      <w:pPr>
        <w:ind w:left="1416"/>
      </w:pPr>
    </w:p>
    <w:p w:rsidR="55A340E9" w:rsidP="55A340E9" w:rsidRDefault="55A340E9" w14:paraId="08415F6B" w14:textId="0D57CC2F">
      <w:pPr>
        <w:ind w:left="1416"/>
      </w:pPr>
      <w:r>
        <w:t>RF-7.1.5. Registro de id proceso: El formulario de creación de hecho debe permitir seleccionar la id del proceso judicial previamente registrado.</w:t>
      </w:r>
    </w:p>
    <w:p w:rsidR="55A340E9" w:rsidP="55A340E9" w:rsidRDefault="55A340E9" w14:paraId="1912AD38" w14:textId="5FA40970">
      <w:pPr>
        <w:ind w:left="1416"/>
      </w:pPr>
    </w:p>
    <w:p w:rsidR="55A340E9" w:rsidP="55A340E9" w:rsidRDefault="55A340E9" w14:paraId="287261C4" w14:textId="2F4FE1C9">
      <w:pPr>
        <w:ind w:left="1416"/>
      </w:pPr>
      <w:r>
        <w:t>RF-7.1.6. Registro del pais del hecho: El formulario de creación de hecho debe permitir ingresar el país del hecho.</w:t>
      </w:r>
    </w:p>
    <w:p w:rsidR="55A340E9" w:rsidP="55A340E9" w:rsidRDefault="55A340E9" w14:paraId="124CBC8F" w14:textId="1FD0F794">
      <w:pPr>
        <w:ind w:left="1416"/>
      </w:pPr>
    </w:p>
    <w:p w:rsidR="55A340E9" w:rsidP="55A340E9" w:rsidRDefault="55A340E9" w14:paraId="07FCAA9E" w14:textId="12288154">
      <w:pPr>
        <w:ind w:left="1416"/>
      </w:pPr>
      <w:r>
        <w:t>RF-7.1.7. Registro de agresión sexual: El formulario de creación de hecho debe permitir indicar si hubo o no agresión sexual.</w:t>
      </w:r>
    </w:p>
    <w:p w:rsidR="55A340E9" w:rsidP="55A340E9" w:rsidRDefault="55A340E9" w14:paraId="190095EC" w14:textId="14EB862D">
      <w:pPr>
        <w:ind w:left="1416"/>
      </w:pPr>
    </w:p>
    <w:p w:rsidR="55A340E9" w:rsidP="55A340E9" w:rsidRDefault="55A340E9" w14:paraId="78C16A75" w14:textId="4211B2F9">
      <w:pPr>
        <w:ind w:left="1416"/>
      </w:pPr>
      <w:r>
        <w:t>RF-7.1.8. Registro de denuncia previa: El formulario de creación de hecho debe permitir indicar si hay denuncia previa o no.</w:t>
      </w:r>
    </w:p>
    <w:p w:rsidR="55A340E9" w:rsidP="55A340E9" w:rsidRDefault="55A340E9" w14:paraId="171D5D0D" w14:textId="1DDE2892">
      <w:pPr>
        <w:ind w:left="1416"/>
      </w:pPr>
    </w:p>
    <w:p w:rsidR="55A340E9" w:rsidP="55A340E9" w:rsidRDefault="55A340E9" w14:paraId="60BE299C" w14:textId="00B94848">
      <w:pPr>
        <w:ind w:left="1416"/>
      </w:pPr>
      <w:r w:rsidR="5A983C84">
        <w:rPr/>
        <w:t>RF-7.1.9. Registro de organismo generador de datos: El formulario de creación de hecho debe permitir seleccionar la id del organismo generador de datos previamente registrado.</w:t>
      </w:r>
    </w:p>
    <w:p w:rsidR="5A983C84" w:rsidP="5A983C84" w:rsidRDefault="5A983C84" w14:paraId="49A4F284" w14:textId="11E68B8B">
      <w:pPr>
        <w:pStyle w:val="Normal"/>
        <w:ind w:left="1416"/>
      </w:pPr>
    </w:p>
    <w:p w:rsidR="5A983C84" w:rsidP="5A983C84" w:rsidRDefault="5A983C84" w14:paraId="52E8D9D9" w14:textId="65157E69">
      <w:pPr>
        <w:ind w:left="1416"/>
      </w:pPr>
      <w:r w:rsidR="6CD701D7">
        <w:rPr/>
        <w:t>RF-7.1.10. Registro de detalles: El formulario de creación de hecho debe permitir registrar detalles del hecho.</w:t>
      </w:r>
    </w:p>
    <w:p w:rsidR="6CD701D7" w:rsidP="6CD701D7" w:rsidRDefault="6CD701D7" w14:paraId="4F8756B8" w14:textId="414C8A17">
      <w:pPr>
        <w:pStyle w:val="Normal"/>
        <w:ind w:left="1416"/>
      </w:pPr>
    </w:p>
    <w:p w:rsidR="6CD701D7" w:rsidP="6CD701D7" w:rsidRDefault="6CD701D7" w14:paraId="45337145" w14:textId="4990605D">
      <w:pPr>
        <w:pStyle w:val="Normal"/>
        <w:ind w:left="1416"/>
      </w:pPr>
      <w:r w:rsidR="79B0067E">
        <w:rPr/>
        <w:t>RF-7.1.11. Registro de fecha: El formulario de creación de hecho debe permitir registrar la fecha del hecho.</w:t>
      </w:r>
    </w:p>
    <w:p w:rsidR="79B0067E" w:rsidP="79B0067E" w:rsidRDefault="79B0067E" w14:paraId="50C1EFD9" w14:textId="60D53681">
      <w:pPr>
        <w:pStyle w:val="Normal"/>
        <w:ind w:left="1416"/>
      </w:pPr>
    </w:p>
    <w:p w:rsidR="79B0067E" w:rsidP="79B0067E" w:rsidRDefault="79B0067E" w14:paraId="1840F01B" w14:textId="3C450E56">
      <w:pPr>
        <w:ind w:left="1416"/>
      </w:pPr>
      <w:r w:rsidR="79B0067E">
        <w:rPr/>
        <w:t xml:space="preserve">RF-7.1.12. Registro de la </w:t>
      </w:r>
      <w:r w:rsidR="79B0067E">
        <w:rPr/>
        <w:t>provinciadel</w:t>
      </w:r>
      <w:r w:rsidR="79B0067E">
        <w:rPr/>
        <w:t xml:space="preserve"> hecho: El formulario de creación de hecho debe permitir ingresar la provincia del hecho.</w:t>
      </w:r>
    </w:p>
    <w:p w:rsidR="79B0067E" w:rsidP="79B0067E" w:rsidRDefault="79B0067E" w14:paraId="1B5470A0" w14:textId="3A0A73E1">
      <w:pPr>
        <w:pStyle w:val="Normal"/>
        <w:ind w:left="1416"/>
      </w:pPr>
    </w:p>
    <w:p w:rsidR="79B0067E" w:rsidP="79B0067E" w:rsidRDefault="79B0067E" w14:paraId="3D7346BB" w14:textId="6DFE48F6">
      <w:pPr>
        <w:ind w:left="1416"/>
      </w:pPr>
      <w:r w:rsidR="79B0067E">
        <w:rPr/>
        <w:t>RF-7.1.13. Registro del distrito del hecho: El formulario de creación de hecho debe permitir ingresar el distrito del hecho.</w:t>
      </w:r>
    </w:p>
    <w:p w:rsidR="79B0067E" w:rsidP="79B0067E" w:rsidRDefault="79B0067E" w14:paraId="3DE3FDC0" w14:textId="4A763383">
      <w:pPr>
        <w:pStyle w:val="Normal"/>
        <w:ind w:left="1416"/>
      </w:pPr>
    </w:p>
    <w:p w:rsidR="79B0067E" w:rsidP="79B0067E" w:rsidRDefault="79B0067E" w14:paraId="06AB2704" w14:textId="72B60CEE">
      <w:pPr>
        <w:ind w:left="1416"/>
      </w:pPr>
      <w:r w:rsidR="79B0067E">
        <w:rPr/>
        <w:t xml:space="preserve">RF-7.1.14. Registro del </w:t>
      </w:r>
      <w:r w:rsidR="79B0067E">
        <w:rPr/>
        <w:t>Canton</w:t>
      </w:r>
      <w:r w:rsidR="79B0067E">
        <w:rPr/>
        <w:t xml:space="preserve"> del hecho: El formulario de creación de hecho debe permitir ingresar el canton del hecho.</w:t>
      </w:r>
    </w:p>
    <w:p w:rsidR="79B0067E" w:rsidP="79B0067E" w:rsidRDefault="79B0067E" w14:paraId="0D505AC9" w14:textId="1EF957D0">
      <w:pPr>
        <w:pStyle w:val="Normal"/>
        <w:ind w:left="1416"/>
      </w:pPr>
    </w:p>
    <w:p w:rsidR="5A983C84" w:rsidP="5A983C84" w:rsidRDefault="5A983C84" w14:paraId="0816714F" w14:textId="4E17FE2C">
      <w:pPr>
        <w:pStyle w:val="Normal"/>
        <w:ind w:left="1416"/>
      </w:pPr>
    </w:p>
    <w:p w:rsidR="55A340E9" w:rsidP="55A340E9" w:rsidRDefault="55A340E9" w14:paraId="42A64203" w14:textId="4300470B">
      <w:pPr>
        <w:ind w:left="1416"/>
      </w:pPr>
    </w:p>
    <w:p w:rsidR="55A340E9" w:rsidP="55A340E9" w:rsidRDefault="55A340E9" w14:paraId="2FCC8531" w14:textId="45FF66C0">
      <w:pPr>
        <w:ind w:left="1416"/>
      </w:pPr>
    </w:p>
    <w:p w:rsidR="55A340E9" w:rsidP="55A340E9" w:rsidRDefault="55A340E9" w14:paraId="75B6994E" w14:textId="5D270C16">
      <w:pPr>
        <w:ind w:left="1416"/>
      </w:pPr>
    </w:p>
    <w:p w:rsidR="4E6DC043" w:rsidP="4E6DC043" w:rsidRDefault="4E6DC043" w14:paraId="21086E22" w14:textId="5AA187B5">
      <w:pPr>
        <w:ind w:left="708"/>
      </w:pPr>
      <w:r>
        <w:br/>
      </w:r>
      <w:r w:rsidRPr="4E6DC043">
        <w:t>RF-7.2 Actualizar Hechos: Debe de haber un formulario de actualización con los campos correspondientes a la entidad hecho {Lugar del hecho, tipo Víctima, tipo Relacion, modalidad}.</w:t>
      </w:r>
    </w:p>
    <w:p w:rsidR="4E6DC043" w:rsidP="55A340E9" w:rsidRDefault="4E6DC043" w14:paraId="67E3EA65" w14:textId="5D3AA395">
      <w:pPr>
        <w:ind w:left="708"/>
      </w:pPr>
    </w:p>
    <w:p w:rsidR="4E6DC043" w:rsidP="4E6DC043" w:rsidRDefault="55A340E9" w14:paraId="1368A1A4" w14:textId="3E89FCAF">
      <w:pPr>
        <w:ind w:left="1416"/>
      </w:pPr>
      <w:r>
        <w:t>RF-7.2.1. Actualizar tipo Víctima: El formulario de actualización del hecho debe de permitir seleccionar el tipo de víctima de una lista desplegable el tipo de víctima del Hecho. (Obtener la codificación de observación de tipo de víctima {Principal, Vinculado}).</w:t>
      </w:r>
    </w:p>
    <w:p w:rsidR="4E6DC043" w:rsidP="4E6DC043" w:rsidRDefault="4E6DC043" w14:paraId="1900ED26" w14:textId="2723FAF9">
      <w:pPr>
        <w:ind w:left="1416"/>
      </w:pPr>
    </w:p>
    <w:p w:rsidR="4E6DC043" w:rsidP="4E6DC043" w:rsidRDefault="55A340E9" w14:paraId="679C6FA0" w14:textId="3C078806">
      <w:pPr>
        <w:ind w:left="1416"/>
      </w:pPr>
      <w:r>
        <w:t>RF-7.2.2. Actualizar tipo Relación: El formulario de actualización del hecho debe permitir seleccionar el tipo de relación entre víctima y el imputado. (Obtener la codificación de observación de tipo de víctima (Obtener la codificación de observación de tipo de relación {Padre, Madre, Padrastro, Madrastra, Tutor/a, Esposo/a, Concubino/a, Novio/a, Amante, Pareja Anterior, Pariente, Laboral, Conocido/a, Amigo, Otro Transgresor, Autoridad, Desconocido/a, Se desconoce})</w:t>
      </w:r>
    </w:p>
    <w:p w:rsidR="4E6DC043" w:rsidP="4E6DC043" w:rsidRDefault="4E6DC043" w14:paraId="01281666" w14:textId="4481D4E5">
      <w:pPr>
        <w:ind w:left="1416"/>
      </w:pPr>
    </w:p>
    <w:p w:rsidR="4E6DC043" w:rsidP="4E6DC043" w:rsidRDefault="55A340E9" w14:paraId="132C6A81" w14:textId="421E52D3">
      <w:pPr>
        <w:ind w:left="1416"/>
      </w:pPr>
      <w:r>
        <w:t>RF-7.2.3.  Actualizar de modalidad: El formulario de actualización del hecho debe permitir seleccionar la modalidad del hecho que significa la existencia o no de armas de cualquier tipo u objetos. (Obtener la codificación de observación de tipo de modalidad {Golpes. Disparo de bala, Apuñalamiento, Quemaduras, Asfixia, Ahogamiento, Taladramiento, Estrangulamiento, Otros medios, Se desconoce}).</w:t>
      </w:r>
    </w:p>
    <w:p w:rsidR="55A340E9" w:rsidP="55A340E9" w:rsidRDefault="55A340E9" w14:paraId="4A7DAFDC" w14:textId="4C414936">
      <w:pPr>
        <w:ind w:left="1416"/>
      </w:pPr>
    </w:p>
    <w:p w:rsidR="55A340E9" w:rsidP="55A340E9" w:rsidRDefault="55A340E9" w14:paraId="060D8CA0" w14:textId="497ECE83">
      <w:pPr>
        <w:ind w:left="1416"/>
      </w:pPr>
      <w:r>
        <w:t>RF-7.2.4. actualización de id Victima: El formulario de actualización de hecho debe permitir seleccionar la id de la victima del hecho previamente registrado.</w:t>
      </w:r>
    </w:p>
    <w:p w:rsidR="55A340E9" w:rsidP="55A340E9" w:rsidRDefault="55A340E9" w14:paraId="608700C8" w14:textId="05F14F9A">
      <w:pPr>
        <w:ind w:left="1416"/>
      </w:pPr>
    </w:p>
    <w:p w:rsidR="55A340E9" w:rsidP="55A340E9" w:rsidRDefault="55A340E9" w14:paraId="7ED14564" w14:textId="04DEF0DA">
      <w:pPr>
        <w:ind w:left="1416"/>
      </w:pPr>
      <w:r>
        <w:t>RF-7.2.5. actualización de id proceso: El formulario de actualización de hecho debe permitir seleccionar la id del proceso judicial previamente registrado.</w:t>
      </w:r>
    </w:p>
    <w:p w:rsidR="55A340E9" w:rsidP="55A340E9" w:rsidRDefault="55A340E9" w14:paraId="1052A1E0" w14:textId="5FA40970">
      <w:pPr>
        <w:ind w:left="1416"/>
      </w:pPr>
    </w:p>
    <w:p w:rsidR="55A340E9" w:rsidP="55A340E9" w:rsidRDefault="55A340E9" w14:paraId="428E5011" w14:textId="34A4BB5D">
      <w:pPr>
        <w:ind w:left="1416"/>
      </w:pPr>
      <w:r>
        <w:t>RF-7.2.6. actualización del pais del hecho: El formulario de actualización de hecho debe permitir ingresar el país del hecho.</w:t>
      </w:r>
    </w:p>
    <w:p w:rsidR="55A340E9" w:rsidP="55A340E9" w:rsidRDefault="55A340E9" w14:paraId="6CD102D3" w14:textId="1FD0F794">
      <w:pPr>
        <w:ind w:left="1416"/>
      </w:pPr>
    </w:p>
    <w:p w:rsidR="55A340E9" w:rsidP="55A340E9" w:rsidRDefault="55A340E9" w14:paraId="4AF7FC7D" w14:textId="5289C3BA">
      <w:pPr>
        <w:ind w:left="1416"/>
      </w:pPr>
      <w:r>
        <w:t>RF-7.2.7. actualización de agresión sexual: El formulario de actualización de hecho debe permitir indicar si hubo o no agresión sexual.</w:t>
      </w:r>
    </w:p>
    <w:p w:rsidR="55A340E9" w:rsidP="55A340E9" w:rsidRDefault="55A340E9" w14:paraId="64F62445" w14:textId="14EB862D">
      <w:pPr>
        <w:ind w:left="1416"/>
      </w:pPr>
    </w:p>
    <w:p w:rsidR="55A340E9" w:rsidP="55A340E9" w:rsidRDefault="55A340E9" w14:paraId="53A74AD8" w14:textId="54030576">
      <w:pPr>
        <w:ind w:left="1416"/>
      </w:pPr>
      <w:r>
        <w:t>RF-7.2.8. actualización de denuncia previa: El formulario de actualización de hecho debe permitir indicar si hay denuncia previa o no.</w:t>
      </w:r>
    </w:p>
    <w:p w:rsidR="55A340E9" w:rsidP="55A340E9" w:rsidRDefault="55A340E9" w14:paraId="3EEB42C9" w14:textId="1DDE2892">
      <w:pPr>
        <w:ind w:left="1416"/>
      </w:pPr>
    </w:p>
    <w:p w:rsidR="55A340E9" w:rsidP="55A340E9" w:rsidRDefault="55A340E9" w14:paraId="4E2FBE78" w14:textId="5B83F2F2">
      <w:pPr>
        <w:ind w:left="1416"/>
      </w:pPr>
      <w:r w:rsidR="5A983C84">
        <w:rPr/>
        <w:t>RF-7.2.9. actualización de organismo generador de datos: El formulario de actualización de hecho debe permitir seleccionar la id del organismo generador de datos previamente registrado.</w:t>
      </w:r>
    </w:p>
    <w:p w:rsidR="5A983C84" w:rsidP="5A983C84" w:rsidRDefault="5A983C84" w14:paraId="494BF9F5" w14:textId="3C2B1537">
      <w:pPr>
        <w:pStyle w:val="Normal"/>
        <w:ind w:left="1416"/>
      </w:pPr>
    </w:p>
    <w:p w:rsidR="5A983C84" w:rsidP="5A983C84" w:rsidRDefault="5A983C84" w14:paraId="426F0669" w14:textId="56F22B8A">
      <w:pPr>
        <w:ind w:left="1416"/>
      </w:pPr>
      <w:r w:rsidR="79B0067E">
        <w:rPr/>
        <w:t xml:space="preserve">RF-7.2.10. </w:t>
      </w:r>
      <w:r w:rsidR="79B0067E">
        <w:rPr/>
        <w:t>Actualización</w:t>
      </w:r>
      <w:r w:rsidR="79B0067E">
        <w:rPr/>
        <w:t xml:space="preserve"> de detalles: El formulario de actualización de hecho debe permitir registrar detalles del hecho.</w:t>
      </w:r>
    </w:p>
    <w:p w:rsidR="6CD701D7" w:rsidP="6CD701D7" w:rsidRDefault="6CD701D7" w14:paraId="285827FE" w14:textId="104891F9">
      <w:pPr>
        <w:pStyle w:val="Normal"/>
        <w:ind w:left="1416"/>
      </w:pPr>
    </w:p>
    <w:p w:rsidR="6CD701D7" w:rsidP="6CD701D7" w:rsidRDefault="6CD701D7" w14:paraId="3C2E43C8" w14:textId="726FE343">
      <w:pPr>
        <w:pStyle w:val="Normal"/>
        <w:ind w:left="1416"/>
      </w:pPr>
      <w:r w:rsidR="79B0067E">
        <w:rPr/>
        <w:t xml:space="preserve">RF-7.2.11. </w:t>
      </w:r>
      <w:r w:rsidR="79B0067E">
        <w:rPr/>
        <w:t>Actualización</w:t>
      </w:r>
      <w:r w:rsidR="79B0067E">
        <w:rPr/>
        <w:t xml:space="preserve"> de fecha: El formulario de actualización de hecho debe permitir registrar la fecha del hecho.</w:t>
      </w:r>
    </w:p>
    <w:p w:rsidR="79B0067E" w:rsidP="79B0067E" w:rsidRDefault="79B0067E" w14:paraId="2B5658A4" w14:textId="119A8391">
      <w:pPr>
        <w:pStyle w:val="Normal"/>
        <w:ind w:left="1416"/>
      </w:pPr>
    </w:p>
    <w:p w:rsidR="79B0067E" w:rsidP="79B0067E" w:rsidRDefault="79B0067E" w14:paraId="6F3FDACD" w14:textId="289A7026">
      <w:pPr>
        <w:ind w:left="1416"/>
      </w:pPr>
      <w:r w:rsidR="79B0067E">
        <w:rPr/>
        <w:t>RF-7.2.12. actualización de la provincia del hecho: El formulario de actualización de hecho debe permitir ingresar la provincia del hecho.</w:t>
      </w:r>
    </w:p>
    <w:p w:rsidR="79B0067E" w:rsidP="79B0067E" w:rsidRDefault="79B0067E" w14:paraId="05957EFE" w14:textId="072CCDA6">
      <w:pPr>
        <w:pStyle w:val="Normal"/>
        <w:ind w:left="1416"/>
      </w:pPr>
    </w:p>
    <w:p w:rsidR="79B0067E" w:rsidP="79B0067E" w:rsidRDefault="79B0067E" w14:paraId="6BB3FF2D" w14:textId="7E081DFB">
      <w:pPr>
        <w:ind w:left="1416"/>
      </w:pPr>
      <w:r w:rsidR="79B0067E">
        <w:rPr/>
        <w:t xml:space="preserve">RF-7.2.13. actualización del distrito del hecho: El formulario de actualización de hecho debe permitir ingresar el </w:t>
      </w:r>
      <w:r w:rsidR="79B0067E">
        <w:rPr/>
        <w:t>distrito de</w:t>
      </w:r>
      <w:r w:rsidR="79B0067E">
        <w:rPr/>
        <w:t>l hecho.</w:t>
      </w:r>
    </w:p>
    <w:p w:rsidR="79B0067E" w:rsidP="79B0067E" w:rsidRDefault="79B0067E" w14:paraId="4ECE95B5" w14:textId="6FA8607E">
      <w:pPr>
        <w:pStyle w:val="Normal"/>
        <w:ind w:left="1416"/>
      </w:pPr>
    </w:p>
    <w:p w:rsidR="79B0067E" w:rsidP="79B0067E" w:rsidRDefault="79B0067E" w14:paraId="6792EA24" w14:textId="36B957DE">
      <w:pPr>
        <w:ind w:left="1416"/>
      </w:pPr>
      <w:r w:rsidR="79B0067E">
        <w:rPr/>
        <w:t>RF-7.2.14. actualización del canton del hecho: El formulario de actualización de hecho debe permitir ingresar el canton del hecho.</w:t>
      </w:r>
    </w:p>
    <w:p w:rsidR="79B0067E" w:rsidP="79B0067E" w:rsidRDefault="79B0067E" w14:paraId="2C708138" w14:textId="12C43B0D">
      <w:pPr>
        <w:pStyle w:val="Normal"/>
        <w:ind w:left="1416"/>
      </w:pPr>
    </w:p>
    <w:p w:rsidR="6CD701D7" w:rsidP="6CD701D7" w:rsidRDefault="6CD701D7" w14:paraId="6A4CD7C7" w14:textId="01AD2DA9">
      <w:pPr>
        <w:pStyle w:val="Normal"/>
        <w:ind w:left="1416"/>
      </w:pPr>
    </w:p>
    <w:p w:rsidR="55A340E9" w:rsidP="55A340E9" w:rsidRDefault="55A340E9" w14:paraId="1CBCED0F" w14:textId="2643804F">
      <w:pPr>
        <w:ind w:left="1416"/>
      </w:pPr>
    </w:p>
    <w:p w:rsidR="4E6DC043" w:rsidP="4E6DC043" w:rsidRDefault="4E6DC043" w14:paraId="3E18B318" w14:textId="560AFF54">
      <w:pPr>
        <w:ind w:left="708"/>
      </w:pPr>
      <w:r>
        <w:br/>
      </w:r>
      <w:r w:rsidRPr="4E6DC043">
        <w:t>RF-7.3 Eliminar Hechos: Debe de eliminarse el hecho seleccionado.</w:t>
      </w:r>
    </w:p>
    <w:p w:rsidR="4E6DC043" w:rsidP="4E6DC043" w:rsidRDefault="4E6DC043" w14:paraId="0153738E" w14:textId="0CD707F5">
      <w:pPr>
        <w:ind w:left="708"/>
      </w:pPr>
      <w:r>
        <w:br/>
      </w:r>
      <w:r w:rsidRPr="4E6DC043">
        <w:t>RF 7.4 Crear Bitácora de Hechos</w:t>
      </w:r>
    </w:p>
    <w:p w:rsidR="4E6DC043" w:rsidP="4E6DC043" w:rsidRDefault="4E6DC043" w14:paraId="5F82AE3C" w14:textId="08DC7212">
      <w:pPr>
        <w:ind w:left="708" w:firstLine="708"/>
      </w:pPr>
      <w:r w:rsidRPr="4E6DC043">
        <w:t>RF-7.4.1 Crear Bitácora Con los campos {Usuario, fecha e información sensible}</w:t>
      </w:r>
    </w:p>
    <w:p w:rsidR="4E6DC043" w:rsidP="4E6DC043" w:rsidRDefault="4E6DC043" w14:paraId="0B7AE13C" w14:textId="77489A12">
      <w:pPr>
        <w:ind w:left="708"/>
      </w:pPr>
      <w:r>
        <w:br/>
      </w:r>
    </w:p>
    <w:p w:rsidR="459B0B62" w:rsidP="226B305A" w:rsidRDefault="459B0B62" w14:paraId="375ED759" w14:textId="56EF676C">
      <w:pPr>
        <w:rPr>
          <w:b/>
          <w:bCs/>
          <w:sz w:val="28"/>
          <w:szCs w:val="28"/>
        </w:rPr>
      </w:pPr>
    </w:p>
    <w:p w:rsidR="459B0B62" w:rsidP="226B305A" w:rsidRDefault="459B0B62" w14:paraId="5C7709E7" w14:textId="18889479">
      <w:pPr>
        <w:rPr>
          <w:b/>
          <w:bCs/>
          <w:sz w:val="28"/>
          <w:szCs w:val="28"/>
        </w:rPr>
      </w:pPr>
    </w:p>
    <w:p w:rsidR="459B0B62" w:rsidP="226B305A" w:rsidRDefault="226B305A" w14:paraId="631BC5C8" w14:textId="55ABFEBF">
      <w:pPr>
        <w:rPr>
          <w:b/>
          <w:bCs/>
          <w:sz w:val="28"/>
          <w:szCs w:val="28"/>
        </w:rPr>
      </w:pPr>
      <w:r w:rsidRPr="226B305A">
        <w:rPr>
          <w:b/>
          <w:bCs/>
          <w:sz w:val="28"/>
          <w:szCs w:val="28"/>
        </w:rPr>
        <w:t>Otras consideraciones</w:t>
      </w:r>
    </w:p>
    <w:p w:rsidR="459B0B62" w:rsidP="226B305A" w:rsidRDefault="459B0B62" w14:paraId="525B73C7" w14:textId="6324821B">
      <w:pPr>
        <w:rPr>
          <w:b/>
          <w:bCs/>
          <w:sz w:val="28"/>
          <w:szCs w:val="28"/>
        </w:rPr>
      </w:pPr>
    </w:p>
    <w:p w:rsidR="1E2D9E88" w:rsidP="226B305A" w:rsidRDefault="1E2D9E88" w14:paraId="04D44BB0" w14:textId="29755FF5">
      <w:pPr>
        <w:rPr>
          <w:b/>
          <w:bCs/>
          <w:sz w:val="28"/>
          <w:szCs w:val="28"/>
        </w:rPr>
      </w:pPr>
    </w:p>
    <w:p w:rsidR="4A1D6DF1" w:rsidP="68915830" w:rsidRDefault="4A1D6DF1" w14:paraId="5D1CEF9A" w14:textId="72EF8DF1">
      <w:pPr>
        <w:rPr>
          <w:b/>
          <w:bCs/>
          <w:sz w:val="28"/>
          <w:szCs w:val="28"/>
        </w:rPr>
      </w:pPr>
    </w:p>
    <w:p w:rsidR="4A1D6DF1" w:rsidP="68915830" w:rsidRDefault="4A1D6DF1" w14:paraId="6A0F72A8" w14:textId="60446ABD">
      <w:pPr>
        <w:rPr>
          <w:b/>
          <w:bCs/>
          <w:sz w:val="28"/>
          <w:szCs w:val="28"/>
        </w:rPr>
      </w:pPr>
    </w:p>
    <w:p w:rsidR="4A1D6DF1" w:rsidP="68915830" w:rsidRDefault="4A1D6DF1" w14:paraId="7F616DD8" w14:textId="746FEE6F">
      <w:pPr>
        <w:rPr>
          <w:b/>
          <w:bCs/>
          <w:sz w:val="28"/>
          <w:szCs w:val="28"/>
        </w:rPr>
      </w:pPr>
    </w:p>
    <w:p w:rsidR="4A1D6DF1" w:rsidP="68915830" w:rsidRDefault="4A1D6DF1" w14:paraId="188C0495" w14:textId="4E950B5D">
      <w:pPr>
        <w:rPr>
          <w:b/>
          <w:bCs/>
          <w:sz w:val="28"/>
          <w:szCs w:val="28"/>
        </w:rPr>
      </w:pPr>
    </w:p>
    <w:p w:rsidR="4A1D6DF1" w:rsidP="68915830" w:rsidRDefault="4A1D6DF1" w14:paraId="57EF232B" w14:textId="1483B678">
      <w:pPr>
        <w:rPr>
          <w:b/>
          <w:bCs/>
          <w:sz w:val="28"/>
          <w:szCs w:val="28"/>
        </w:rPr>
      </w:pPr>
    </w:p>
    <w:p w:rsidR="4A1D6DF1" w:rsidP="68915830" w:rsidRDefault="4A1D6DF1" w14:paraId="43262D4D" w14:textId="094D101A">
      <w:pPr>
        <w:rPr>
          <w:b/>
          <w:bCs/>
          <w:sz w:val="28"/>
          <w:szCs w:val="28"/>
        </w:rPr>
      </w:pPr>
    </w:p>
    <w:p w:rsidR="4A1D6DF1" w:rsidP="68915830" w:rsidRDefault="4A1D6DF1" w14:paraId="077C6532" w14:textId="6045A501">
      <w:pPr>
        <w:rPr>
          <w:b/>
          <w:bCs/>
          <w:sz w:val="28"/>
          <w:szCs w:val="28"/>
        </w:rPr>
      </w:pPr>
    </w:p>
    <w:p w:rsidR="4A1D6DF1" w:rsidP="68915830" w:rsidRDefault="4A1D6DF1" w14:paraId="74F6FC0E" w14:textId="0C64A09B">
      <w:pPr>
        <w:rPr>
          <w:b/>
          <w:bCs/>
          <w:sz w:val="28"/>
          <w:szCs w:val="28"/>
        </w:rPr>
      </w:pPr>
    </w:p>
    <w:p w:rsidR="4A1D6DF1" w:rsidP="68915830" w:rsidRDefault="4A1D6DF1" w14:paraId="47DE80EE" w14:textId="12E3081A">
      <w:pPr>
        <w:rPr>
          <w:b/>
          <w:bCs/>
          <w:sz w:val="28"/>
          <w:szCs w:val="28"/>
        </w:rPr>
      </w:pPr>
    </w:p>
    <w:p w:rsidR="4A1D6DF1" w:rsidP="68915830" w:rsidRDefault="4A1D6DF1" w14:paraId="2EF35DC9" w14:textId="0FEC96CC">
      <w:pPr>
        <w:rPr>
          <w:b/>
          <w:bCs/>
          <w:sz w:val="28"/>
          <w:szCs w:val="28"/>
        </w:rPr>
      </w:pPr>
    </w:p>
    <w:p w:rsidR="4A1D6DF1" w:rsidP="68915830" w:rsidRDefault="4A1D6DF1" w14:paraId="649191AF" w14:textId="7DC0B84C">
      <w:pPr>
        <w:rPr>
          <w:b/>
          <w:bCs/>
          <w:sz w:val="28"/>
          <w:szCs w:val="28"/>
        </w:rPr>
      </w:pPr>
    </w:p>
    <w:p w:rsidR="4A1D6DF1" w:rsidP="68915830" w:rsidRDefault="4A1D6DF1" w14:paraId="30B54B2E" w14:textId="5E2BF634">
      <w:pPr>
        <w:rPr>
          <w:b/>
          <w:bCs/>
          <w:sz w:val="28"/>
          <w:szCs w:val="28"/>
        </w:rPr>
      </w:pPr>
    </w:p>
    <w:p w:rsidR="4A1D6DF1" w:rsidP="68915830" w:rsidRDefault="4A1D6DF1" w14:paraId="6C0F10B9" w14:textId="6128AD5E">
      <w:pPr>
        <w:rPr>
          <w:b/>
          <w:bCs/>
          <w:sz w:val="28"/>
          <w:szCs w:val="28"/>
        </w:rPr>
      </w:pPr>
    </w:p>
    <w:p w:rsidR="4A1D6DF1" w:rsidP="4A1D6DF1" w:rsidRDefault="4A1D6DF1" w14:paraId="1490986B" w14:textId="548B609D">
      <w:pPr>
        <w:rPr>
          <w:b/>
          <w:bCs/>
          <w:sz w:val="28"/>
          <w:szCs w:val="28"/>
        </w:rPr>
      </w:pPr>
    </w:p>
    <w:p w:rsidR="12D99312" w:rsidP="12D99312" w:rsidRDefault="12D99312" w14:paraId="31CD8796" w14:textId="58CD394E">
      <w:pPr>
        <w:rPr>
          <w:b/>
          <w:bCs/>
          <w:sz w:val="28"/>
          <w:szCs w:val="28"/>
        </w:rPr>
      </w:pPr>
    </w:p>
    <w:p w:rsidR="12D99312" w:rsidP="12D99312" w:rsidRDefault="12D99312" w14:paraId="035A1946" w14:textId="0B8B9DCD">
      <w:pPr>
        <w:rPr>
          <w:b/>
          <w:bCs/>
          <w:sz w:val="28"/>
          <w:szCs w:val="28"/>
        </w:rPr>
      </w:pPr>
    </w:p>
    <w:p w:rsidR="12D99312" w:rsidP="12D99312" w:rsidRDefault="12D99312" w14:paraId="2F25250E" w14:textId="64931F40">
      <w:pPr>
        <w:rPr>
          <w:b/>
          <w:bCs/>
          <w:sz w:val="28"/>
          <w:szCs w:val="28"/>
        </w:rPr>
      </w:pPr>
    </w:p>
    <w:p w:rsidR="12D99312" w:rsidP="12D99312" w:rsidRDefault="12D99312" w14:paraId="57606927" w14:textId="711C1E42">
      <w:pPr>
        <w:rPr>
          <w:b/>
          <w:bCs/>
          <w:sz w:val="28"/>
          <w:szCs w:val="28"/>
        </w:rPr>
      </w:pPr>
    </w:p>
    <w:p w:rsidR="12D99312" w:rsidP="12D99312" w:rsidRDefault="12D99312" w14:paraId="36E0616B" w14:textId="36268E11">
      <w:pPr>
        <w:rPr>
          <w:b/>
          <w:bCs/>
          <w:sz w:val="28"/>
          <w:szCs w:val="28"/>
        </w:rPr>
      </w:pPr>
    </w:p>
    <w:p w:rsidR="12D99312" w:rsidP="12D99312" w:rsidRDefault="12D99312" w14:paraId="7CE12978" w14:textId="5BB7F57B">
      <w:pPr>
        <w:rPr>
          <w:b/>
          <w:bCs/>
          <w:sz w:val="28"/>
          <w:szCs w:val="28"/>
        </w:rPr>
      </w:pPr>
    </w:p>
    <w:p w:rsidR="0019769A" w:rsidP="4A1D6DF1" w:rsidRDefault="1E96E244" w14:paraId="461905CB" w14:textId="1DAEE28D">
      <w:pPr>
        <w:pStyle w:val="Heading2"/>
        <w:rPr>
          <w:b w:val="0"/>
        </w:rPr>
      </w:pPr>
      <w:bookmarkStart w:name="_Toc1099451724" w:id="92"/>
      <w:r>
        <w:t>Funcionalidad de Mantenimiento de Lugar (RF-8)</w:t>
      </w:r>
      <w:bookmarkEnd w:id="92"/>
    </w:p>
    <w:p w:rsidR="1E2D9E88" w:rsidP="03F3B94B" w:rsidRDefault="1E2D9E88" w14:paraId="6C053862" w14:textId="569CC253">
      <w:pPr>
        <w:rPr>
          <w:b/>
          <w:bCs/>
          <w:sz w:val="28"/>
          <w:szCs w:val="28"/>
        </w:rPr>
      </w:pPr>
    </w:p>
    <w:p w:rsidR="1E2D9E88" w:rsidP="4E6DC043" w:rsidRDefault="4E6DC043" w14:paraId="4DAF15AF" w14:textId="6B55E478">
      <w:pPr>
        <w:rPr>
          <w:b/>
          <w:bCs/>
          <w:sz w:val="28"/>
          <w:szCs w:val="28"/>
        </w:rPr>
      </w:pPr>
      <w:r w:rsidRPr="4E6DC043">
        <w:rPr>
          <w:b/>
          <w:bCs/>
          <w:sz w:val="28"/>
          <w:szCs w:val="28"/>
        </w:rPr>
        <w:t xml:space="preserve">Prototipo </w:t>
      </w:r>
    </w:p>
    <w:p w:rsidR="1E2D9E88" w:rsidP="4E6DC043" w:rsidRDefault="1E2D9E88" w14:paraId="7ADCE743" w14:textId="6B55E478">
      <w:r>
        <w:rPr>
          <w:noProof/>
        </w:rPr>
        <w:drawing>
          <wp:inline distT="0" distB="0" distL="0" distR="0" wp14:anchorId="17BA3946" wp14:editId="1BCBBC91">
            <wp:extent cx="6172200" cy="926306"/>
            <wp:effectExtent l="0" t="0" r="0" b="0"/>
            <wp:docPr id="919979301" name="Picture 919979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979301"/>
                    <pic:cNvPicPr/>
                  </pic:nvPicPr>
                  <pic:blipFill>
                    <a:blip r:embed="rId18">
                      <a:extLst>
                        <a:ext uri="{28A0092B-C50C-407E-A947-70E740481C1C}">
                          <a14:useLocalDpi xmlns:a14="http://schemas.microsoft.com/office/drawing/2010/main" val="0"/>
                        </a:ext>
                      </a:extLst>
                    </a:blip>
                    <a:stretch>
                      <a:fillRect/>
                    </a:stretch>
                  </pic:blipFill>
                  <pic:spPr>
                    <a:xfrm>
                      <a:off x="0" y="0"/>
                      <a:ext cx="6172200" cy="926306"/>
                    </a:xfrm>
                    <a:prstGeom prst="rect">
                      <a:avLst/>
                    </a:prstGeom>
                  </pic:spPr>
                </pic:pic>
              </a:graphicData>
            </a:graphic>
          </wp:inline>
        </w:drawing>
      </w:r>
    </w:p>
    <w:p w:rsidR="1E2D9E88" w:rsidP="68915830" w:rsidRDefault="68915830" w14:paraId="69B234D4" w14:textId="7188CC17">
      <w:pPr>
        <w:rPr>
          <w:b/>
          <w:bCs/>
          <w:sz w:val="28"/>
          <w:szCs w:val="28"/>
        </w:rPr>
      </w:pPr>
      <w:r w:rsidRPr="68915830">
        <w:rPr>
          <w:b/>
          <w:bCs/>
          <w:sz w:val="28"/>
          <w:szCs w:val="28"/>
        </w:rPr>
        <w:t>Descripción</w:t>
      </w:r>
    </w:p>
    <w:p w:rsidR="226B305A" w:rsidP="68915830" w:rsidRDefault="12D99312" w14:paraId="6AE33FAC" w14:textId="0486BF95">
      <w:r>
        <w:t>Se muestra una interfaz capaz de desplegar una tabla de con los lugares de un hecho en específico y que se encuentran registrados en la base de datos, en donde cada registro tiene sus botones de acciones los cuales son actualizar y eliminar el lugar de un hecho. Por último, se muestra un título con el nombre de la interfaz y un botón que genera una acción de agregar un nuevo lugar del hecho seleccionado.</w:t>
      </w:r>
    </w:p>
    <w:p w:rsidR="226B305A" w:rsidP="68915830" w:rsidRDefault="68915830" w14:paraId="46A3A9F8" w14:textId="14D84D6C">
      <w:r w:rsidRPr="12D99312">
        <w:rPr>
          <w:b/>
          <w:bCs/>
          <w:color w:val="000000" w:themeColor="text1"/>
          <w:sz w:val="28"/>
          <w:szCs w:val="28"/>
        </w:rPr>
        <w:t xml:space="preserve">Prototipo </w:t>
      </w:r>
      <w:r w:rsidRPr="68915830">
        <w:rPr>
          <w:sz w:val="28"/>
          <w:szCs w:val="28"/>
        </w:rPr>
        <w:t xml:space="preserve"> </w:t>
      </w:r>
      <w:r w:rsidR="226B305A">
        <w:rPr>
          <w:noProof/>
        </w:rPr>
        <w:drawing>
          <wp:anchor distT="0" distB="0" distL="114300" distR="114300" simplePos="0" relativeHeight="251658240" behindDoc="0" locked="0" layoutInCell="1" allowOverlap="1" wp14:anchorId="35BE37C9" wp14:editId="55A51D7F">
            <wp:simplePos x="0" y="0"/>
            <wp:positionH relativeFrom="column">
              <wp:align>left</wp:align>
            </wp:positionH>
            <wp:positionV relativeFrom="paragraph">
              <wp:posOffset>0</wp:posOffset>
            </wp:positionV>
            <wp:extent cx="2642132" cy="2412754"/>
            <wp:effectExtent l="0" t="0" r="0" b="0"/>
            <wp:wrapSquare wrapText="bothSides"/>
            <wp:docPr id="153811229" name="Picture 15381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l="10449" r="5941"/>
                    <a:stretch>
                      <a:fillRect/>
                    </a:stretch>
                  </pic:blipFill>
                  <pic:spPr>
                    <a:xfrm>
                      <a:off x="0" y="0"/>
                      <a:ext cx="2642132" cy="2412754"/>
                    </a:xfrm>
                    <a:prstGeom prst="rect">
                      <a:avLst/>
                    </a:prstGeom>
                  </pic:spPr>
                </pic:pic>
              </a:graphicData>
            </a:graphic>
            <wp14:sizeRelH relativeFrom="page">
              <wp14:pctWidth>0</wp14:pctWidth>
            </wp14:sizeRelH>
            <wp14:sizeRelV relativeFrom="page">
              <wp14:pctHeight>0</wp14:pctHeight>
            </wp14:sizeRelV>
          </wp:anchor>
        </w:drawing>
      </w:r>
    </w:p>
    <w:p w:rsidR="12D99312" w:rsidP="12D99312" w:rsidRDefault="12D99312" w14:paraId="7AB72EE8" w14:textId="3D311255">
      <w:pPr>
        <w:rPr>
          <w:sz w:val="28"/>
          <w:szCs w:val="28"/>
        </w:rPr>
      </w:pPr>
    </w:p>
    <w:p w:rsidR="226B305A" w:rsidP="4A1D6DF1" w:rsidRDefault="226B305A" w14:paraId="11EE8196" w14:textId="29755FF5">
      <w:pPr>
        <w:rPr>
          <w:b/>
          <w:bCs/>
          <w:sz w:val="28"/>
          <w:szCs w:val="28"/>
        </w:rPr>
      </w:pPr>
    </w:p>
    <w:p w:rsidR="226B305A" w:rsidP="4A1D6DF1" w:rsidRDefault="78CA7553" w14:paraId="0D6D7330" w14:textId="29755FF5">
      <w:pPr>
        <w:rPr>
          <w:sz w:val="20"/>
          <w:szCs w:val="20"/>
        </w:rPr>
      </w:pPr>
      <w:r w:rsidRPr="78CA7553">
        <w:rPr>
          <w:b/>
          <w:bCs/>
          <w:sz w:val="28"/>
          <w:szCs w:val="28"/>
        </w:rPr>
        <w:t xml:space="preserve">Descripción </w:t>
      </w:r>
    </w:p>
    <w:p w:rsidR="226B305A" w:rsidP="226B305A" w:rsidRDefault="78CA7553" w14:paraId="22883827" w14:textId="29755FF5">
      <w:r>
        <w:t xml:space="preserve">Se muestra una interfaz capaz de desplegar un formulario a completar con las propiedades necesarias para registrar un Lugar de un Hecho en específico, tales como: Descripción, Tipo de Lugar, Dirección, Ciudad, País. </w:t>
      </w:r>
    </w:p>
    <w:p w:rsidR="226B305A" w:rsidP="4A1D6DF1" w:rsidRDefault="226B305A" w14:paraId="04FCD0B2" w14:textId="29755FF5"/>
    <w:p w:rsidR="226B305A" w:rsidP="4A1D6DF1" w:rsidRDefault="78CA7553" w14:paraId="018F900D" w14:textId="29755FF5">
      <w:r w:rsidRPr="78CA7553">
        <w:rPr>
          <w:b/>
          <w:bCs/>
          <w:color w:val="000000" w:themeColor="text1"/>
          <w:sz w:val="28"/>
          <w:szCs w:val="28"/>
        </w:rPr>
        <w:t xml:space="preserve">Prototipo </w:t>
      </w:r>
      <w:r w:rsidRPr="78CA7553">
        <w:rPr>
          <w:sz w:val="28"/>
          <w:szCs w:val="28"/>
        </w:rPr>
        <w:t xml:space="preserve"> </w:t>
      </w:r>
    </w:p>
    <w:p w:rsidR="226B305A" w:rsidP="4A1D6DF1" w:rsidRDefault="226B305A" w14:paraId="00BE2858" w14:textId="29755FF5">
      <w:r>
        <w:rPr>
          <w:noProof/>
        </w:rPr>
        <w:drawing>
          <wp:inline distT="0" distB="0" distL="0" distR="0" wp14:anchorId="614A3985" wp14:editId="6CECD7CE">
            <wp:extent cx="3990975" cy="4572000"/>
            <wp:effectExtent l="0" t="0" r="0" b="0"/>
            <wp:docPr id="1892357718" name="Picture 1892357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990975" cy="4572000"/>
                    </a:xfrm>
                    <a:prstGeom prst="rect">
                      <a:avLst/>
                    </a:prstGeom>
                  </pic:spPr>
                </pic:pic>
              </a:graphicData>
            </a:graphic>
          </wp:inline>
        </w:drawing>
      </w:r>
    </w:p>
    <w:p w:rsidR="226B305A" w:rsidP="4A1D6DF1" w:rsidRDefault="226B305A" w14:paraId="4DB8E0BE" w14:textId="29755FF5"/>
    <w:p w:rsidR="226B305A" w:rsidP="4A1D6DF1" w:rsidRDefault="78CA7553" w14:paraId="073C345F" w14:textId="29755FF5">
      <w:pPr>
        <w:rPr>
          <w:b/>
          <w:bCs/>
          <w:sz w:val="28"/>
          <w:szCs w:val="28"/>
        </w:rPr>
      </w:pPr>
      <w:r w:rsidRPr="78CA7553">
        <w:rPr>
          <w:b/>
          <w:bCs/>
          <w:sz w:val="28"/>
          <w:szCs w:val="28"/>
        </w:rPr>
        <w:t>Descripción</w:t>
      </w:r>
    </w:p>
    <w:p w:rsidR="226B305A" w:rsidP="4A1D6DF1" w:rsidRDefault="78CA7553" w14:paraId="6AE58DB5" w14:textId="29755FF5">
      <w:r>
        <w:t>Se muestra una interfaz capaz de desplegar un formulario a completar con las propiedades necesarias para editar un Lugar de un Hecho en específico y que se encuentra registrado en el sistema, tales como: Descripción, Tipo de Lugar, Dirección, Ciudad, País.</w:t>
      </w:r>
    </w:p>
    <w:p w:rsidR="12D99312" w:rsidP="12D99312" w:rsidRDefault="12D99312" w14:paraId="1FAB616F" w14:textId="02E5E601"/>
    <w:p w:rsidR="226B305A" w:rsidP="4A1D6DF1" w:rsidRDefault="78CA7553" w14:paraId="7878C130" w14:textId="29755FF5">
      <w:pPr>
        <w:spacing w:line="360" w:lineRule="auto"/>
        <w:rPr>
          <w:color w:val="000000" w:themeColor="text1"/>
          <w:sz w:val="28"/>
          <w:szCs w:val="28"/>
        </w:rPr>
      </w:pPr>
      <w:r w:rsidRPr="78CA7553">
        <w:rPr>
          <w:b/>
          <w:bCs/>
          <w:color w:val="000000" w:themeColor="text1"/>
          <w:sz w:val="28"/>
          <w:szCs w:val="28"/>
        </w:rPr>
        <w:t xml:space="preserve">RF-8.1 CRUD de lugar: </w:t>
      </w:r>
      <w:r w:rsidRPr="78CA7553">
        <w:rPr>
          <w:rFonts w:ascii="Arial" w:hAnsi="Arial" w:eastAsia="Arial" w:cs="Arial"/>
          <w:color w:val="000000" w:themeColor="text1"/>
        </w:rPr>
        <w:t>El CRUD de lugar debe permitir agregar, modificar, eliminar o buscar</w:t>
      </w:r>
      <w:r>
        <w:t xml:space="preserve"> un lugar de un femicidio.</w:t>
      </w:r>
      <w:r w:rsidRPr="78CA7553">
        <w:rPr>
          <w:b/>
          <w:bCs/>
          <w:color w:val="000000" w:themeColor="text1"/>
          <w:sz w:val="28"/>
          <w:szCs w:val="28"/>
        </w:rPr>
        <w:t xml:space="preserve"> </w:t>
      </w:r>
      <w:r w:rsidRPr="78CA7553">
        <w:rPr>
          <w:color w:val="000000" w:themeColor="text1"/>
          <w:sz w:val="28"/>
          <w:szCs w:val="28"/>
        </w:rPr>
        <w:t xml:space="preserve"> </w:t>
      </w:r>
    </w:p>
    <w:p w:rsidR="226B305A" w:rsidP="4A1D6DF1" w:rsidRDefault="34A0CBA2" w14:paraId="3F42ABD0" w14:textId="28226E3F">
      <w:pPr>
        <w:spacing w:line="360" w:lineRule="auto"/>
        <w:rPr>
          <w:color w:val="000000" w:themeColor="text1"/>
        </w:rPr>
      </w:pPr>
      <w:r w:rsidRPr="34A0CBA2">
        <w:rPr>
          <w:b/>
          <w:bCs/>
          <w:color w:val="000000" w:themeColor="text1"/>
          <w:sz w:val="28"/>
          <w:szCs w:val="28"/>
        </w:rPr>
        <w:t xml:space="preserve">RF-8.1.1 Agregar Lugar: </w:t>
      </w:r>
      <w:r w:rsidRPr="34A0CBA2">
        <w:rPr>
          <w:color w:val="000000" w:themeColor="text1"/>
        </w:rPr>
        <w:t>El sistema debe permitir agregar información de un lugar de un femicidio, incluyendo su id Código, id hecho, descripción, tipo de lugar, dirección, ciudad y país. El campo de id código debe ser la llave primaria. El campo id Hecho debe ser un número de identificación válido, donde ya esté registrado el hecho y único para cada hecho. El campo de descripción debe permitir ingresar información detallada del lugar. El campo de tipo de lugar debe permitir seleccionar entre opciones predefinidas en el sistema y Tipo de Lugar según lista de códigos. El campo de dirección debe ser una dirección completa y válida. La ciudad y país deben ser ingresados de manera correcta y existentes, con la restricción de que estos datos deben ser información donde fue cometido el femicidio.</w:t>
      </w:r>
      <w:r w:rsidRPr="34A0CBA2">
        <w:rPr>
          <w:b/>
          <w:bCs/>
          <w:color w:val="000000" w:themeColor="text1"/>
        </w:rPr>
        <w:t xml:space="preserve"> </w:t>
      </w:r>
      <w:r w:rsidRPr="34A0CBA2">
        <w:rPr>
          <w:color w:val="000000" w:themeColor="text1"/>
        </w:rPr>
        <w:t xml:space="preserve"> </w:t>
      </w:r>
    </w:p>
    <w:p w:rsidR="77F7DAD5" w:rsidP="77F7DAD5" w:rsidRDefault="34A0CBA2" w14:paraId="687DD8E1" w14:textId="28226E3F">
      <w:pPr>
        <w:spacing w:line="360" w:lineRule="auto"/>
        <w:ind w:left="1416"/>
        <w:rPr>
          <w:b/>
          <w:bCs/>
          <w:color w:val="000000" w:themeColor="text1"/>
        </w:rPr>
      </w:pPr>
      <w:r w:rsidRPr="34A0CBA2">
        <w:rPr>
          <w:b/>
          <w:bCs/>
          <w:color w:val="000000" w:themeColor="text1"/>
          <w:sz w:val="28"/>
          <w:szCs w:val="28"/>
        </w:rPr>
        <w:t xml:space="preserve">RF-8.1.1.1 Agregar Lugar Por Modulo de Hecho: </w:t>
      </w:r>
      <w:r w:rsidRPr="34A0CBA2">
        <w:rPr>
          <w:color w:val="000000" w:themeColor="text1"/>
        </w:rPr>
        <w:t>El sistema debe permitir agregar información de un lugar de un femicidio, incluyendo su id Código, id hecho, descripción, tipo de lugar, dirección, ciudad y país. El campo de id código debe ser la llave primaria. El campo id Hecho debe ser un número de identificación válido, donde ya esté registrado el hecho y único para cada hecho. El campo de descripción debe permitir ingresar información detallada del lugar. El campo de tipo de lugar debe permitir seleccionar entre opciones predefinidas en el sistema y Tipo de Lugar según lista de códigos. El campo de dirección debe ser una dirección completa y válida. La ciudad y país deben ser ingresados de manera correcta y existentes, con la restricción de que estos datos deben ser información donde fue cometido el femicidio.</w:t>
      </w:r>
    </w:p>
    <w:p w:rsidR="226B305A" w:rsidP="4A1D6DF1" w:rsidRDefault="78CA7553" w14:paraId="78C766A6" w14:textId="29755FF5">
      <w:pPr>
        <w:spacing w:line="360" w:lineRule="auto"/>
        <w:rPr>
          <w:color w:val="000000" w:themeColor="text1"/>
          <w:sz w:val="28"/>
          <w:szCs w:val="28"/>
        </w:rPr>
      </w:pPr>
      <w:r w:rsidRPr="78CA7553">
        <w:rPr>
          <w:b/>
          <w:bCs/>
          <w:color w:val="000000" w:themeColor="text1"/>
          <w:sz w:val="28"/>
          <w:szCs w:val="28"/>
        </w:rPr>
        <w:t xml:space="preserve">RF-8.1.2 Modificar Lugar: </w:t>
      </w:r>
      <w:r w:rsidRPr="78CA7553">
        <w:rPr>
          <w:color w:val="000000" w:themeColor="text1"/>
        </w:rPr>
        <w:t xml:space="preserve">El sistema debe permitir modificar la información de lugar de un femicidio registrado mediante su id Código, incluyendo su descripción, tipo de lugar, dirección, ciudad y país. El campo de descripción debe permitir modificarla información detallada anteriormente sobre el lugar del femicidio de la víctima. El campo de tipo de lugar debe permitir seleccionar alguna otra opción entre las predefinidas en el sistema y Tipo de Lugar según lista de códigos. El campo de dirección debe ser una dirección completa y válida. La ciudad y país deben ser modificados de manera correcta y siguiendo las restricciones del sistema (información donde fue cometido el femicidio).  </w:t>
      </w:r>
    </w:p>
    <w:p w:rsidR="226B305A" w:rsidP="4A1D6DF1" w:rsidRDefault="78CA7553" w14:paraId="16CC0DDF" w14:textId="29755FF5">
      <w:pPr>
        <w:spacing w:line="360" w:lineRule="auto"/>
        <w:rPr>
          <w:color w:val="000000" w:themeColor="text1"/>
          <w:sz w:val="28"/>
          <w:szCs w:val="28"/>
        </w:rPr>
      </w:pPr>
      <w:r w:rsidRPr="78CA7553">
        <w:rPr>
          <w:b/>
          <w:bCs/>
          <w:color w:val="000000" w:themeColor="text1"/>
          <w:sz w:val="28"/>
          <w:szCs w:val="28"/>
        </w:rPr>
        <w:t xml:space="preserve"> RF-8.1.3 Eliminar Lugar: </w:t>
      </w:r>
      <w:r w:rsidRPr="78CA7553">
        <w:rPr>
          <w:color w:val="000000" w:themeColor="text1"/>
        </w:rPr>
        <w:t xml:space="preserve">El sistema debe permitir eliminar la información de un lugar donde fue cometido un femicidio, esta debe ser identificada por su id Código. Al eliminar la información del lugar del femicidio, también se deben eliminar todos los campos asociados, incluyendo id hecho, descripción, tipo de lugar, dirección, ciudad y país.  </w:t>
      </w:r>
    </w:p>
    <w:p w:rsidR="226B305A" w:rsidP="4A1D6DF1" w:rsidRDefault="78CA7553" w14:paraId="54E819F1" w14:textId="29755FF5">
      <w:pPr>
        <w:spacing w:line="360" w:lineRule="auto"/>
        <w:rPr>
          <w:rFonts w:ascii="Arial" w:hAnsi="Arial" w:eastAsia="Arial" w:cs="Arial"/>
          <w:color w:val="000000" w:themeColor="text1"/>
        </w:rPr>
      </w:pPr>
      <w:r w:rsidRPr="78CA7553">
        <w:rPr>
          <w:b/>
          <w:bCs/>
          <w:color w:val="000000" w:themeColor="text1"/>
          <w:sz w:val="28"/>
          <w:szCs w:val="28"/>
        </w:rPr>
        <w:t xml:space="preserve">RF-8.1.4 Buscar Lugar: </w:t>
      </w:r>
      <w:r w:rsidRPr="78CA7553">
        <w:rPr>
          <w:color w:val="000000" w:themeColor="text1"/>
        </w:rPr>
        <w:t>El sistema debe permitir buscar información de un femicidio registrado, mediante el id Hecho. La búsqueda debe devolver todos los resultados que coincidan con los criterios de búsqueda especificados anteriormente.</w:t>
      </w:r>
    </w:p>
    <w:p w:rsidR="226B305A" w:rsidP="4A1D6DF1" w:rsidRDefault="78CA7553" w14:paraId="1E922CF1" w14:textId="29755FF5">
      <w:pPr>
        <w:spacing w:line="257" w:lineRule="auto"/>
        <w:rPr>
          <w:rFonts w:ascii="Calibri" w:hAnsi="Calibri" w:eastAsia="Calibri" w:cs="Calibri"/>
          <w:sz w:val="22"/>
          <w:szCs w:val="22"/>
        </w:rPr>
      </w:pPr>
      <w:r w:rsidRPr="78CA7553">
        <w:rPr>
          <w:rFonts w:ascii="Calibri" w:hAnsi="Calibri" w:eastAsia="Calibri" w:cs="Calibri"/>
          <w:sz w:val="22"/>
          <w:szCs w:val="22"/>
        </w:rPr>
        <w:t xml:space="preserve"> </w:t>
      </w:r>
    </w:p>
    <w:p w:rsidR="226B305A" w:rsidP="4A1D6DF1" w:rsidRDefault="78CA7553" w14:paraId="4A94B697" w14:textId="29755FF5">
      <w:pPr>
        <w:rPr>
          <w:b/>
          <w:bCs/>
          <w:sz w:val="28"/>
          <w:szCs w:val="28"/>
        </w:rPr>
      </w:pPr>
      <w:r w:rsidRPr="78CA7553">
        <w:rPr>
          <w:b/>
          <w:bCs/>
          <w:sz w:val="28"/>
          <w:szCs w:val="28"/>
        </w:rPr>
        <w:t>Otras consideraciones</w:t>
      </w:r>
    </w:p>
    <w:p w:rsidR="226B305A" w:rsidP="4A1D6DF1" w:rsidRDefault="226B305A" w14:paraId="579F2912" w14:textId="29755FF5">
      <w:pPr>
        <w:spacing w:line="257" w:lineRule="auto"/>
        <w:rPr>
          <w:rFonts w:ascii="Calibri" w:hAnsi="Calibri" w:eastAsia="Calibri" w:cs="Calibri"/>
          <w:sz w:val="22"/>
          <w:szCs w:val="22"/>
        </w:rPr>
      </w:pPr>
    </w:p>
    <w:p w:rsidR="226B305A" w:rsidP="4A1D6DF1" w:rsidRDefault="78CA7553" w14:paraId="6622E020" w14:textId="29755FF5">
      <w:pPr>
        <w:rPr>
          <w:b/>
          <w:bCs/>
          <w:sz w:val="28"/>
          <w:szCs w:val="28"/>
        </w:rPr>
      </w:pPr>
      <w:r w:rsidRPr="78CA7553">
        <w:rPr>
          <w:b/>
          <w:bCs/>
          <w:color w:val="000000" w:themeColor="text1"/>
          <w:sz w:val="28"/>
          <w:szCs w:val="28"/>
        </w:rPr>
        <w:t xml:space="preserve">RNF-8.2 CRUD de lugar: </w:t>
      </w:r>
    </w:p>
    <w:p w:rsidR="226B305A" w:rsidP="4A1D6DF1" w:rsidRDefault="78CA7553" w14:paraId="476B8C65" w14:textId="29755FF5">
      <w:pPr>
        <w:spacing w:line="360" w:lineRule="auto"/>
        <w:rPr>
          <w:color w:val="000000" w:themeColor="text1"/>
        </w:rPr>
      </w:pPr>
      <w:r w:rsidRPr="78CA7553">
        <w:rPr>
          <w:b/>
          <w:bCs/>
          <w:color w:val="000000" w:themeColor="text1"/>
          <w:sz w:val="28"/>
          <w:szCs w:val="28"/>
        </w:rPr>
        <w:t xml:space="preserve">RNF-8.2.1. </w:t>
      </w:r>
      <w:r w:rsidRPr="78CA7553">
        <w:rPr>
          <w:color w:val="000000" w:themeColor="text1"/>
        </w:rPr>
        <w:t xml:space="preserve">El sistema debe tener una interfaz fácil de usar y entender (intuitiva) para registrar, modificar, consultar y eliminar el lugar de un femicidio. </w:t>
      </w:r>
    </w:p>
    <w:p w:rsidR="226B305A" w:rsidP="4A1D6DF1" w:rsidRDefault="78CA7553" w14:paraId="2BE83567" w14:textId="29755FF5">
      <w:pPr>
        <w:spacing w:line="360" w:lineRule="auto"/>
        <w:rPr>
          <w:color w:val="000000" w:themeColor="text1"/>
        </w:rPr>
      </w:pPr>
      <w:r w:rsidRPr="78CA7553">
        <w:rPr>
          <w:b/>
          <w:bCs/>
          <w:color w:val="000000" w:themeColor="text1"/>
          <w:sz w:val="28"/>
          <w:szCs w:val="28"/>
        </w:rPr>
        <w:t xml:space="preserve">RNF-8.2.2.  </w:t>
      </w:r>
      <w:r w:rsidRPr="78CA7553">
        <w:rPr>
          <w:color w:val="000000" w:themeColor="text1"/>
        </w:rPr>
        <w:t xml:space="preserve">El sistema debe ser capaz de almacenar una gran cantidad de datos de lugar y responder rápidamente a las acciones solicitadas por el usuario. </w:t>
      </w:r>
    </w:p>
    <w:p w:rsidR="226B305A" w:rsidP="4A1D6DF1" w:rsidRDefault="78CA7553" w14:paraId="02B08660" w14:textId="29755FF5">
      <w:pPr>
        <w:spacing w:line="360" w:lineRule="auto"/>
        <w:rPr>
          <w:color w:val="000000" w:themeColor="text1"/>
        </w:rPr>
      </w:pPr>
      <w:r w:rsidRPr="78CA7553">
        <w:rPr>
          <w:b/>
          <w:bCs/>
          <w:color w:val="000000" w:themeColor="text1"/>
          <w:sz w:val="28"/>
          <w:szCs w:val="28"/>
        </w:rPr>
        <w:t xml:space="preserve">RNF-8.2.3 </w:t>
      </w:r>
      <w:r w:rsidRPr="78CA7553">
        <w:rPr>
          <w:color w:val="000000" w:themeColor="text1"/>
        </w:rPr>
        <w:t>El sistema debe garantizar la confidencialidad la integridad y la disponibilidad de los datos mediante un manejo seguro de usuarios y sus privilegios, dependiendo del usuario pueda realizar alguna opción en los datos de lugar.</w:t>
      </w:r>
    </w:p>
    <w:p w:rsidR="226B305A" w:rsidP="4A1D6DF1" w:rsidRDefault="226B305A" w14:paraId="0C7CC185" w14:textId="29755FF5">
      <w:pPr>
        <w:rPr>
          <w:b/>
          <w:bCs/>
          <w:sz w:val="28"/>
          <w:szCs w:val="28"/>
        </w:rPr>
      </w:pPr>
    </w:p>
    <w:p w:rsidR="09096A93" w:rsidP="09096A93" w:rsidRDefault="09096A93" w14:paraId="02C7A8D2" w14:textId="37766B2A">
      <w:pPr>
        <w:rPr>
          <w:b/>
          <w:bCs/>
          <w:sz w:val="28"/>
          <w:szCs w:val="28"/>
        </w:rPr>
      </w:pPr>
    </w:p>
    <w:p w:rsidR="1E2D9E88" w:rsidP="03F3B94B" w:rsidRDefault="1E2D9E88" w14:paraId="318B6064" w14:textId="29755FF5">
      <w:pPr>
        <w:rPr>
          <w:b/>
          <w:bCs/>
          <w:sz w:val="28"/>
          <w:szCs w:val="28"/>
        </w:rPr>
      </w:pPr>
    </w:p>
    <w:p w:rsidR="09096A93" w:rsidP="4A1D6DF1" w:rsidRDefault="09096A93" w14:paraId="1304CA1E" w14:textId="29755FF5">
      <w:pPr>
        <w:rPr>
          <w:b/>
          <w:bCs/>
          <w:sz w:val="28"/>
          <w:szCs w:val="28"/>
        </w:rPr>
      </w:pPr>
    </w:p>
    <w:p w:rsidR="09096A93" w:rsidP="4A1D6DF1" w:rsidRDefault="09096A93" w14:paraId="3A0034D6" w14:textId="29755FF5">
      <w:pPr>
        <w:rPr>
          <w:b/>
          <w:bCs/>
          <w:sz w:val="28"/>
          <w:szCs w:val="28"/>
        </w:rPr>
      </w:pPr>
    </w:p>
    <w:p w:rsidR="09096A93" w:rsidP="4A1D6DF1" w:rsidRDefault="1E96E244" w14:paraId="0FF0E114" w14:textId="21BCF745">
      <w:pPr>
        <w:pStyle w:val="Heading2"/>
        <w:rPr>
          <w:b w:val="0"/>
        </w:rPr>
      </w:pPr>
      <w:bookmarkStart w:name="_Toc684280454" w:id="93"/>
      <w:r>
        <w:t>Funcionalidad de Mantenimiento de Organismo (RF-9)</w:t>
      </w:r>
      <w:bookmarkEnd w:id="93"/>
    </w:p>
    <w:p w:rsidR="1E2D9E88" w:rsidP="03F3B94B" w:rsidRDefault="09096A93" w14:paraId="48B89278" w14:textId="43837261">
      <w:pPr>
        <w:rPr>
          <w:b/>
          <w:sz w:val="28"/>
          <w:szCs w:val="28"/>
        </w:rPr>
      </w:pPr>
      <w:r w:rsidRPr="09096A93">
        <w:rPr>
          <w:b/>
          <w:bCs/>
          <w:sz w:val="28"/>
          <w:szCs w:val="28"/>
        </w:rPr>
        <w:t xml:space="preserve">Prototipo </w:t>
      </w:r>
    </w:p>
    <w:p w:rsidR="09096A93" w:rsidP="09096A93" w:rsidRDefault="09096A93" w14:paraId="6F699ABF" w14:textId="0BBE8027">
      <w:pPr>
        <w:rPr>
          <w:b/>
          <w:bCs/>
          <w:sz w:val="28"/>
          <w:szCs w:val="28"/>
        </w:rPr>
      </w:pPr>
    </w:p>
    <w:p w:rsidR="1E2D9E88" w:rsidP="7E5DFA79" w:rsidRDefault="1E2D9E88" w14:paraId="2712C5BD" w14:textId="285EFC38">
      <w:pPr>
        <w:pStyle w:val="Normal"/>
      </w:pPr>
      <w:r>
        <w:drawing>
          <wp:inline wp14:editId="5070A7C1" wp14:anchorId="565AC15C">
            <wp:extent cx="4572000" cy="2571750"/>
            <wp:effectExtent l="0" t="0" r="0" b="0"/>
            <wp:docPr id="561242041" name="" title=""/>
            <wp:cNvGraphicFramePr>
              <a:graphicFrameLocks noChangeAspect="1"/>
            </wp:cNvGraphicFramePr>
            <a:graphic>
              <a:graphicData uri="http://schemas.openxmlformats.org/drawingml/2006/picture">
                <pic:pic>
                  <pic:nvPicPr>
                    <pic:cNvPr id="0" name=""/>
                    <pic:cNvPicPr/>
                  </pic:nvPicPr>
                  <pic:blipFill>
                    <a:blip r:embed="R6453493106cb4197">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1E2D9E88" w:rsidP="03F3B94B" w:rsidRDefault="175EF16F" w14:paraId="493E4A72" w14:textId="03DABF0A">
      <w:pPr>
        <w:rPr>
          <w:b/>
          <w:sz w:val="28"/>
          <w:szCs w:val="28"/>
        </w:rPr>
      </w:pPr>
      <w:r w:rsidRPr="175EF16F">
        <w:rPr>
          <w:b/>
          <w:bCs/>
          <w:sz w:val="28"/>
          <w:szCs w:val="28"/>
        </w:rPr>
        <w:t>Descripción</w:t>
      </w:r>
    </w:p>
    <w:p w:rsidR="175EF16F" w:rsidP="4A1D6DF1" w:rsidRDefault="4E6DC043" w14:paraId="6ED8D656" w14:textId="66EBA981">
      <w:pPr>
        <w:rPr>
          <w:color w:val="000000" w:themeColor="text1"/>
        </w:rPr>
      </w:pPr>
      <w:r w:rsidRPr="4E6DC043">
        <w:rPr>
          <w:color w:val="000000" w:themeColor="text1"/>
        </w:rPr>
        <w:t>Este módulo se encarga de visualizar, agregar, modificar y eliminar organismos de las tables de la base de datos.</w:t>
      </w:r>
    </w:p>
    <w:p w:rsidR="4E6DC043" w:rsidP="4E6DC043" w:rsidRDefault="4E6DC043" w14:paraId="6C3F7077" w14:textId="19252F87">
      <w:pPr>
        <w:rPr>
          <w:color w:val="000000" w:themeColor="text1"/>
        </w:rPr>
      </w:pPr>
    </w:p>
    <w:p w:rsidR="4E6DC043" w:rsidP="4E6DC043" w:rsidRDefault="4E6DC043" w14:paraId="05959E80" w14:textId="5AC66F13">
      <w:pPr>
        <w:rPr>
          <w:color w:val="000000" w:themeColor="text1"/>
        </w:rPr>
      </w:pPr>
    </w:p>
    <w:p w:rsidR="4E6DC043" w:rsidP="4E6DC043" w:rsidRDefault="4E6DC043" w14:paraId="1C897E62" w14:textId="43837261">
      <w:pPr>
        <w:rPr>
          <w:b/>
          <w:bCs/>
          <w:sz w:val="28"/>
          <w:szCs w:val="28"/>
        </w:rPr>
      </w:pPr>
      <w:r w:rsidRPr="7E5DFA79" w:rsidR="7E5DFA79">
        <w:rPr>
          <w:b w:val="1"/>
          <w:bCs w:val="1"/>
          <w:sz w:val="28"/>
          <w:szCs w:val="28"/>
        </w:rPr>
        <w:t xml:space="preserve">Prototipo </w:t>
      </w:r>
    </w:p>
    <w:p w:rsidR="4E6DC043" w:rsidP="7E5DFA79" w:rsidRDefault="4E6DC043" w14:paraId="5B10F076" w14:textId="2A9F0AB7">
      <w:pPr>
        <w:pStyle w:val="Normal"/>
      </w:pPr>
      <w:r>
        <w:drawing>
          <wp:inline wp14:editId="36FB5CCD" wp14:anchorId="7E94434B">
            <wp:extent cx="4572000" cy="2571750"/>
            <wp:effectExtent l="0" t="0" r="0" b="0"/>
            <wp:docPr id="1600664611" name="" title=""/>
            <wp:cNvGraphicFramePr>
              <a:graphicFrameLocks noChangeAspect="1"/>
            </wp:cNvGraphicFramePr>
            <a:graphic>
              <a:graphicData uri="http://schemas.openxmlformats.org/drawingml/2006/picture">
                <pic:pic>
                  <pic:nvPicPr>
                    <pic:cNvPr id="0" name=""/>
                    <pic:cNvPicPr/>
                  </pic:nvPicPr>
                  <pic:blipFill>
                    <a:blip r:embed="Rf453c8b7ebe945af">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4E6DC043" w:rsidRDefault="4E6DC043" w14:paraId="28D8E588" w14:textId="574B7EC4"/>
    <w:p w:rsidR="4E6DC043" w:rsidP="4E6DC043" w:rsidRDefault="4E6DC043" w14:paraId="68EC0E67" w14:textId="03DABF0A">
      <w:pPr>
        <w:rPr>
          <w:b/>
          <w:bCs/>
          <w:sz w:val="28"/>
          <w:szCs w:val="28"/>
        </w:rPr>
      </w:pPr>
      <w:r w:rsidRPr="4E6DC043">
        <w:rPr>
          <w:b/>
          <w:bCs/>
          <w:sz w:val="28"/>
          <w:szCs w:val="28"/>
        </w:rPr>
        <w:t>Descripción</w:t>
      </w:r>
    </w:p>
    <w:p w:rsidR="4E6DC043" w:rsidP="4E6DC043" w:rsidRDefault="4E6DC043" w14:paraId="62F6775B" w14:textId="2C14B7F5">
      <w:pPr>
        <w:rPr>
          <w:color w:val="000000" w:themeColor="text1"/>
        </w:rPr>
      </w:pPr>
      <w:r w:rsidRPr="4E6DC043">
        <w:rPr>
          <w:color w:val="000000" w:themeColor="text1"/>
        </w:rPr>
        <w:t>Este módulo se encarga de mostrar el crud de crear un organismo y agregarlo al sistema.</w:t>
      </w:r>
    </w:p>
    <w:p w:rsidR="4E6DC043" w:rsidP="4E6DC043" w:rsidRDefault="4E6DC043" w14:paraId="6B959557" w14:textId="333A3E03">
      <w:pPr>
        <w:rPr>
          <w:color w:val="000000" w:themeColor="text1"/>
        </w:rPr>
      </w:pPr>
    </w:p>
    <w:p w:rsidR="4E6DC043" w:rsidP="4E6DC043" w:rsidRDefault="4E6DC043" w14:paraId="4B101B90" w14:textId="3293BEBB">
      <w:pPr>
        <w:rPr>
          <w:b/>
          <w:bCs/>
          <w:sz w:val="28"/>
          <w:szCs w:val="28"/>
        </w:rPr>
      </w:pPr>
      <w:r w:rsidRPr="4E6DC043">
        <w:rPr>
          <w:b/>
          <w:bCs/>
          <w:sz w:val="28"/>
          <w:szCs w:val="28"/>
        </w:rPr>
        <w:t>Prototipo</w:t>
      </w:r>
    </w:p>
    <w:p w:rsidR="4E6DC043" w:rsidP="4E6DC043" w:rsidRDefault="4E6DC043" w14:paraId="27B04294" w14:textId="7230F19C">
      <w:pPr>
        <w:rPr>
          <w:b/>
          <w:bCs/>
          <w:sz w:val="28"/>
          <w:szCs w:val="28"/>
        </w:rPr>
      </w:pPr>
    </w:p>
    <w:p w:rsidR="4E6DC043" w:rsidP="7E5DFA79" w:rsidRDefault="4E6DC043" w14:paraId="2200BA9B" w14:textId="56814BAF">
      <w:pPr>
        <w:pStyle w:val="Normal"/>
      </w:pPr>
      <w:r>
        <w:drawing>
          <wp:inline wp14:editId="3C5FF722" wp14:anchorId="6FB8ADC6">
            <wp:extent cx="4572000" cy="2571750"/>
            <wp:effectExtent l="0" t="0" r="0" b="0"/>
            <wp:docPr id="1136130626" name="" title=""/>
            <wp:cNvGraphicFramePr>
              <a:graphicFrameLocks noChangeAspect="1"/>
            </wp:cNvGraphicFramePr>
            <a:graphic>
              <a:graphicData uri="http://schemas.openxmlformats.org/drawingml/2006/picture">
                <pic:pic>
                  <pic:nvPicPr>
                    <pic:cNvPr id="0" name=""/>
                    <pic:cNvPicPr/>
                  </pic:nvPicPr>
                  <pic:blipFill>
                    <a:blip r:embed="R3814b521555d4bce">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4E6DC043" w:rsidP="4E6DC043" w:rsidRDefault="4E6DC043" w14:paraId="5FD16E37" w14:textId="03DABF0A">
      <w:pPr>
        <w:rPr>
          <w:b/>
          <w:bCs/>
          <w:sz w:val="28"/>
          <w:szCs w:val="28"/>
        </w:rPr>
      </w:pPr>
      <w:r w:rsidRPr="4E6DC043">
        <w:rPr>
          <w:b/>
          <w:bCs/>
          <w:sz w:val="28"/>
          <w:szCs w:val="28"/>
        </w:rPr>
        <w:t>Descripción</w:t>
      </w:r>
    </w:p>
    <w:p w:rsidR="4E6DC043" w:rsidP="4E6DC043" w:rsidRDefault="4E6DC043" w14:paraId="4A903518" w14:textId="0BA193B2">
      <w:pPr>
        <w:rPr>
          <w:color w:val="000000" w:themeColor="text1"/>
        </w:rPr>
      </w:pPr>
      <w:r w:rsidRPr="4E6DC043">
        <w:rPr>
          <w:color w:val="000000" w:themeColor="text1"/>
        </w:rPr>
        <w:t>Este módulo se encarga de mostrar el crud de actualizar un organismo y permite recibir datos de uno existente mediante la selección por id y alterar sus datos para agregarlos al sistema sobrescribiendo los previos.</w:t>
      </w:r>
    </w:p>
    <w:p w:rsidR="4E6DC043" w:rsidP="4E6DC043" w:rsidRDefault="4E6DC043" w14:paraId="747A0ACB" w14:textId="4DBFD440">
      <w:pPr>
        <w:rPr>
          <w:b/>
          <w:bCs/>
          <w:sz w:val="28"/>
          <w:szCs w:val="28"/>
        </w:rPr>
      </w:pPr>
    </w:p>
    <w:p w:rsidR="175EF16F" w:rsidP="175EF16F" w:rsidRDefault="175EF16F" w14:paraId="6C6218E0" w14:textId="6B0BCEAA">
      <w:pPr>
        <w:rPr>
          <w:b/>
          <w:bCs/>
          <w:sz w:val="28"/>
          <w:szCs w:val="28"/>
        </w:rPr>
      </w:pPr>
    </w:p>
    <w:p w:rsidR="226B305A" w:rsidP="09096A93" w:rsidRDefault="4A1D6DF1" w14:paraId="5D0617FC" w14:textId="3AF6EAFA">
      <w:pPr>
        <w:spacing w:line="360" w:lineRule="auto"/>
      </w:pPr>
      <w:r w:rsidRPr="4A1D6DF1">
        <w:rPr>
          <w:rFonts w:eastAsiaTheme="majorEastAsia" w:cstheme="majorBidi"/>
          <w:b/>
          <w:bCs/>
          <w:sz w:val="28"/>
          <w:szCs w:val="28"/>
        </w:rPr>
        <w:t>RF-7 CRUD de organismos:</w:t>
      </w:r>
      <w:r w:rsidRPr="4A1D6DF1">
        <w:rPr>
          <w:b/>
          <w:bCs/>
          <w:color w:val="000000" w:themeColor="text1"/>
        </w:rPr>
        <w:t xml:space="preserve"> </w:t>
      </w:r>
      <w:r w:rsidRPr="4A1D6DF1">
        <w:rPr>
          <w:color w:val="000000" w:themeColor="text1"/>
        </w:rPr>
        <w:t>Formulario encargado de agregar, modificar, eliminar y buscar datos.</w:t>
      </w:r>
    </w:p>
    <w:p w:rsidR="226B305A" w:rsidP="09096A93" w:rsidRDefault="4A1D6DF1" w14:paraId="37A76A51" w14:textId="0111F1E2">
      <w:pPr>
        <w:spacing w:line="360" w:lineRule="auto"/>
        <w:rPr>
          <w:rFonts w:ascii="Arial" w:hAnsi="Arial" w:eastAsia="Arial" w:cs="Arial"/>
          <w:color w:val="000000" w:themeColor="text1"/>
        </w:rPr>
      </w:pPr>
      <w:r w:rsidRPr="4A1D6DF1">
        <w:rPr>
          <w:rFonts w:eastAsiaTheme="majorEastAsia" w:cstheme="majorBidi"/>
          <w:b/>
          <w:bCs/>
          <w:sz w:val="28"/>
          <w:szCs w:val="28"/>
        </w:rPr>
        <w:t>RF-7.1 Agregar un Organismo:</w:t>
      </w:r>
      <w:r w:rsidRPr="4A1D6DF1">
        <w:rPr>
          <w:b/>
          <w:bCs/>
          <w:color w:val="000000" w:themeColor="text1"/>
        </w:rPr>
        <w:t xml:space="preserve"> </w:t>
      </w:r>
      <w:r w:rsidRPr="4A1D6DF1">
        <w:rPr>
          <w:color w:val="000000" w:themeColor="text1"/>
        </w:rPr>
        <w:t>El sistema debe permitir al usuario agregar un organismo al sistema mediante campos de texto. El sistema recibirá datos y propiedades como el nombre del organismo donde se generan los datos (nombre), el tipo de organismo según lista de códigos (tipoOrganismo), el rol de la persona dentro del organismo que captura los datos (rol) y el contacto de la organización o persona (contacto).</w:t>
      </w:r>
    </w:p>
    <w:p w:rsidR="226B305A" w:rsidP="4A1D6DF1" w:rsidRDefault="4A1D6DF1" w14:paraId="04B50C38" w14:textId="0C3D2B81">
      <w:pPr>
        <w:spacing w:line="360" w:lineRule="auto"/>
        <w:rPr>
          <w:color w:val="000000" w:themeColor="text1"/>
        </w:rPr>
      </w:pPr>
      <w:r w:rsidRPr="4A1D6DF1">
        <w:rPr>
          <w:rFonts w:eastAsiaTheme="majorEastAsia" w:cstheme="majorBidi"/>
          <w:b/>
          <w:bCs/>
          <w:sz w:val="28"/>
          <w:szCs w:val="28"/>
        </w:rPr>
        <w:t>RF-7.2 Modificar un Organismo:</w:t>
      </w:r>
      <w:r w:rsidRPr="4A1D6DF1">
        <w:rPr>
          <w:b/>
          <w:bCs/>
          <w:color w:val="000000" w:themeColor="text1"/>
        </w:rPr>
        <w:t xml:space="preserve"> </w:t>
      </w:r>
      <w:r w:rsidRPr="4A1D6DF1">
        <w:rPr>
          <w:color w:val="000000" w:themeColor="text1"/>
        </w:rPr>
        <w:t>El sistema debe permitir al usuario modificar los datos y propiedades de un organismo. El sistema habilitará los campos donde se podrán modificar los datos del organismo seleccionado. Los campos de textos que se habilitaran son los de: El nombre del organismo donde se generan los datos (nombre), el tipo de organismo según lista de códigos (tipoOrganismo), el rol de la persona dentro del organismo que captura los datos (rol) y el contacto de la organización o persona (contacto).</w:t>
      </w:r>
    </w:p>
    <w:p w:rsidR="226B305A" w:rsidP="09096A93" w:rsidRDefault="4A1D6DF1" w14:paraId="0C2C63F2" w14:textId="720F8470">
      <w:pPr>
        <w:spacing w:line="360" w:lineRule="auto"/>
        <w:rPr>
          <w:color w:val="000000" w:themeColor="text1"/>
        </w:rPr>
      </w:pPr>
      <w:r w:rsidRPr="4A1D6DF1">
        <w:rPr>
          <w:rFonts w:eastAsiaTheme="majorEastAsia" w:cstheme="majorBidi"/>
          <w:b/>
          <w:bCs/>
          <w:sz w:val="28"/>
          <w:szCs w:val="28"/>
        </w:rPr>
        <w:t xml:space="preserve"> RF-7.3 Eliminar un Organismo:</w:t>
      </w:r>
      <w:r w:rsidRPr="4A1D6DF1">
        <w:rPr>
          <w:b/>
          <w:bCs/>
          <w:color w:val="000000" w:themeColor="text1"/>
        </w:rPr>
        <w:t xml:space="preserve"> </w:t>
      </w:r>
      <w:r w:rsidRPr="4A1D6DF1">
        <w:rPr>
          <w:color w:val="000000" w:themeColor="text1"/>
        </w:rPr>
        <w:t>El sistema debe permitir eliminar de manera conjunta los datos de un organismo seleccionado. De acuerdo al organismo seleccionado se eliminarán los datos del nombre del organismo donde se generan los datos (nombre), el tipo de organismo según lista de códigos (tipoOrganismo), el rol de la persona dentro del organismo que captura los datos (rol) y el contacto de la organización o persona (contacto) del organismo seleccionado.</w:t>
      </w:r>
    </w:p>
    <w:p w:rsidR="226B305A" w:rsidP="09096A93" w:rsidRDefault="4A1D6DF1" w14:paraId="17657F27" w14:textId="21B0C1EA">
      <w:pPr>
        <w:spacing w:line="360" w:lineRule="auto"/>
        <w:rPr>
          <w:color w:val="000000" w:themeColor="text1"/>
        </w:rPr>
      </w:pPr>
      <w:r w:rsidRPr="4A1D6DF1">
        <w:rPr>
          <w:rFonts w:eastAsiaTheme="majorEastAsia" w:cstheme="majorBidi"/>
          <w:b/>
          <w:bCs/>
          <w:sz w:val="28"/>
          <w:szCs w:val="28"/>
        </w:rPr>
        <w:t>RF-7.4 Filtrar un Organismo:</w:t>
      </w:r>
      <w:r w:rsidRPr="4A1D6DF1">
        <w:rPr>
          <w:b/>
          <w:bCs/>
          <w:color w:val="000000" w:themeColor="text1"/>
        </w:rPr>
        <w:t xml:space="preserve"> </w:t>
      </w:r>
      <w:r w:rsidRPr="4A1D6DF1">
        <w:rPr>
          <w:color w:val="000000" w:themeColor="text1"/>
        </w:rPr>
        <w:t>El sistema debe permitir buscar los datos de un organismo por medio del filtro, se debe mostrar los datos del organismo filtrado por medio del nombre del organismo.</w:t>
      </w:r>
    </w:p>
    <w:p w:rsidR="226B305A" w:rsidP="226B305A" w:rsidRDefault="226B305A" w14:paraId="0AE61047" w14:textId="18889479">
      <w:pPr>
        <w:rPr>
          <w:b/>
          <w:bCs/>
          <w:sz w:val="28"/>
          <w:szCs w:val="28"/>
        </w:rPr>
      </w:pPr>
    </w:p>
    <w:p w:rsidR="226B305A" w:rsidP="4A1D6DF1" w:rsidRDefault="4A1D6DF1" w14:paraId="31932764" w14:textId="6B90C66E">
      <w:pPr>
        <w:rPr>
          <w:rFonts w:eastAsiaTheme="majorEastAsia" w:cstheme="majorBidi"/>
          <w:b/>
          <w:bCs/>
          <w:sz w:val="28"/>
          <w:szCs w:val="28"/>
        </w:rPr>
      </w:pPr>
      <w:r w:rsidRPr="4A1D6DF1">
        <w:rPr>
          <w:rFonts w:eastAsiaTheme="majorEastAsia" w:cstheme="majorBidi"/>
          <w:b/>
          <w:bCs/>
          <w:sz w:val="28"/>
          <w:szCs w:val="28"/>
        </w:rPr>
        <w:t>Otras consideraciones</w:t>
      </w:r>
    </w:p>
    <w:p w:rsidR="226B305A" w:rsidP="4A1D6DF1" w:rsidRDefault="4A1D6DF1" w14:paraId="624B5F14" w14:textId="6B90C66E">
      <w:pPr>
        <w:spacing w:line="360" w:lineRule="auto"/>
        <w:rPr>
          <w:rFonts w:eastAsiaTheme="majorEastAsia" w:cstheme="majorBidi"/>
          <w:b/>
          <w:bCs/>
          <w:sz w:val="28"/>
          <w:szCs w:val="28"/>
        </w:rPr>
      </w:pPr>
      <w:r w:rsidRPr="4A1D6DF1">
        <w:rPr>
          <w:rFonts w:eastAsiaTheme="majorEastAsia" w:cstheme="majorBidi"/>
          <w:b/>
          <w:bCs/>
          <w:sz w:val="28"/>
          <w:szCs w:val="28"/>
        </w:rPr>
        <w:t>RNF-6. CRUD de Organismo:</w:t>
      </w:r>
    </w:p>
    <w:p w:rsidR="226B305A" w:rsidP="09096A93" w:rsidRDefault="4A1D6DF1" w14:paraId="4286FE3D" w14:textId="6B90C66E">
      <w:pPr>
        <w:spacing w:line="360" w:lineRule="auto"/>
      </w:pPr>
      <w:r w:rsidRPr="4A1D6DF1">
        <w:rPr>
          <w:rFonts w:eastAsiaTheme="majorEastAsia" w:cstheme="majorBidi"/>
          <w:b/>
          <w:bCs/>
          <w:sz w:val="28"/>
          <w:szCs w:val="28"/>
        </w:rPr>
        <w:t xml:space="preserve">RNF-6.1. </w:t>
      </w:r>
      <w:r w:rsidRPr="4A1D6DF1">
        <w:rPr>
          <w:color w:val="000000" w:themeColor="text1"/>
        </w:rPr>
        <w:t>El sistema debe tener una interfaz amigable a la vista y comprensión del usuario para poder registrar, modificar, consultar y eliminar un organismo.</w:t>
      </w:r>
    </w:p>
    <w:p w:rsidR="226B305A" w:rsidP="09096A93" w:rsidRDefault="4A1D6DF1" w14:paraId="110FDA63" w14:textId="6B90C66E">
      <w:pPr>
        <w:spacing w:line="360" w:lineRule="auto"/>
        <w:rPr>
          <w:color w:val="000000" w:themeColor="text1"/>
        </w:rPr>
      </w:pPr>
      <w:r w:rsidRPr="4A1D6DF1">
        <w:rPr>
          <w:rFonts w:eastAsiaTheme="majorEastAsia" w:cstheme="majorBidi"/>
          <w:b/>
          <w:bCs/>
          <w:sz w:val="28"/>
          <w:szCs w:val="28"/>
        </w:rPr>
        <w:t>RNF-6.2.</w:t>
      </w:r>
      <w:r w:rsidRPr="4A1D6DF1">
        <w:rPr>
          <w:b/>
          <w:bCs/>
          <w:color w:val="000000" w:themeColor="text1"/>
        </w:rPr>
        <w:t xml:space="preserve"> </w:t>
      </w:r>
      <w:r w:rsidRPr="4A1D6DF1">
        <w:rPr>
          <w:color w:val="000000" w:themeColor="text1"/>
        </w:rPr>
        <w:t>El sistema debe solventar las necesidades del usuario de manera efectiva y ser capaz de cargar una gran cantidad de datos sin que la misma colapse.</w:t>
      </w:r>
    </w:p>
    <w:p w:rsidR="226B305A" w:rsidP="09096A93" w:rsidRDefault="4A1D6DF1" w14:paraId="61B48365" w14:textId="6B90C66E">
      <w:pPr>
        <w:spacing w:line="360" w:lineRule="auto"/>
      </w:pPr>
      <w:r w:rsidRPr="4A1D6DF1">
        <w:rPr>
          <w:rFonts w:eastAsiaTheme="majorEastAsia" w:cstheme="majorBidi"/>
          <w:b/>
          <w:bCs/>
          <w:sz w:val="28"/>
          <w:szCs w:val="28"/>
        </w:rPr>
        <w:t>RNF-6.3</w:t>
      </w:r>
      <w:r w:rsidRPr="4A1D6DF1">
        <w:rPr>
          <w:b/>
          <w:bCs/>
          <w:color w:val="000000" w:themeColor="text1"/>
        </w:rPr>
        <w:t xml:space="preserve"> </w:t>
      </w:r>
      <w:r w:rsidRPr="4A1D6DF1">
        <w:rPr>
          <w:color w:val="000000" w:themeColor="text1"/>
        </w:rPr>
        <w:t>Él debe respaldar la privacidad de los datos limitando el acceso de los mismo de acuerdo a los roles existentes.</w:t>
      </w:r>
    </w:p>
    <w:p w:rsidR="226B305A" w:rsidP="09096A93" w:rsidRDefault="226B305A" w14:paraId="7473D162" w14:textId="6B90C66E">
      <w:pPr>
        <w:rPr>
          <w:b/>
          <w:bCs/>
          <w:sz w:val="28"/>
          <w:szCs w:val="28"/>
        </w:rPr>
      </w:pPr>
    </w:p>
    <w:p w:rsidR="226B305A" w:rsidP="226B305A" w:rsidRDefault="226B305A" w14:paraId="7E330EE5" w14:textId="19332927">
      <w:pPr>
        <w:rPr>
          <w:b/>
          <w:bCs/>
          <w:sz w:val="28"/>
          <w:szCs w:val="28"/>
        </w:rPr>
      </w:pPr>
    </w:p>
    <w:p w:rsidR="226B305A" w:rsidP="226B305A" w:rsidRDefault="226B305A" w14:paraId="7DC92C83" w14:textId="1E021209">
      <w:pPr>
        <w:rPr>
          <w:b/>
          <w:bCs/>
          <w:sz w:val="28"/>
          <w:szCs w:val="28"/>
        </w:rPr>
      </w:pPr>
    </w:p>
    <w:p w:rsidR="175EF16F" w:rsidP="175EF16F" w:rsidRDefault="175EF16F" w14:paraId="638C1DE7" w14:textId="00798F69">
      <w:pPr>
        <w:rPr>
          <w:b/>
          <w:bCs/>
          <w:sz w:val="28"/>
          <w:szCs w:val="28"/>
        </w:rPr>
      </w:pPr>
    </w:p>
    <w:p w:rsidR="175EF16F" w:rsidP="175EF16F" w:rsidRDefault="175EF16F" w14:paraId="77970C8A" w14:textId="4F895B5A">
      <w:pPr>
        <w:rPr>
          <w:b/>
          <w:bCs/>
          <w:sz w:val="28"/>
          <w:szCs w:val="28"/>
        </w:rPr>
      </w:pPr>
    </w:p>
    <w:p w:rsidR="175EF16F" w:rsidP="175EF16F" w:rsidRDefault="175EF16F" w14:paraId="4B10892B" w14:textId="6FC05B36">
      <w:pPr>
        <w:rPr>
          <w:b/>
          <w:bCs/>
          <w:sz w:val="28"/>
          <w:szCs w:val="28"/>
        </w:rPr>
      </w:pPr>
    </w:p>
    <w:p w:rsidR="175EF16F" w:rsidP="175EF16F" w:rsidRDefault="175EF16F" w14:paraId="2641111C" w14:textId="631616EE">
      <w:pPr>
        <w:rPr>
          <w:b/>
          <w:bCs/>
          <w:sz w:val="28"/>
          <w:szCs w:val="28"/>
        </w:rPr>
      </w:pPr>
    </w:p>
    <w:p w:rsidR="175EF16F" w:rsidP="175EF16F" w:rsidRDefault="175EF16F" w14:paraId="6171591B" w14:textId="0482B64E">
      <w:pPr>
        <w:rPr>
          <w:b/>
          <w:bCs/>
          <w:sz w:val="28"/>
          <w:szCs w:val="28"/>
        </w:rPr>
      </w:pPr>
    </w:p>
    <w:p w:rsidR="175EF16F" w:rsidP="175EF16F" w:rsidRDefault="175EF16F" w14:paraId="0674C493" w14:textId="59FB0718">
      <w:pPr>
        <w:rPr>
          <w:b/>
          <w:bCs/>
          <w:sz w:val="28"/>
          <w:szCs w:val="28"/>
        </w:rPr>
      </w:pPr>
    </w:p>
    <w:p w:rsidR="175EF16F" w:rsidP="175EF16F" w:rsidRDefault="175EF16F" w14:paraId="013872D1" w14:textId="53F492FD">
      <w:pPr>
        <w:rPr>
          <w:b/>
          <w:bCs/>
          <w:sz w:val="28"/>
          <w:szCs w:val="28"/>
        </w:rPr>
      </w:pPr>
    </w:p>
    <w:p w:rsidR="175EF16F" w:rsidP="175EF16F" w:rsidRDefault="175EF16F" w14:paraId="093789A0" w14:textId="2D59EECF">
      <w:pPr>
        <w:rPr>
          <w:b/>
          <w:bCs/>
          <w:sz w:val="28"/>
          <w:szCs w:val="28"/>
        </w:rPr>
      </w:pPr>
    </w:p>
    <w:p w:rsidR="175EF16F" w:rsidP="175EF16F" w:rsidRDefault="175EF16F" w14:paraId="3428493B" w14:textId="6AF76DAD">
      <w:pPr>
        <w:rPr>
          <w:b/>
          <w:bCs/>
          <w:sz w:val="28"/>
          <w:szCs w:val="28"/>
        </w:rPr>
      </w:pPr>
    </w:p>
    <w:p w:rsidR="175EF16F" w:rsidP="175EF16F" w:rsidRDefault="175EF16F" w14:paraId="47E107CE" w14:textId="19BE724A">
      <w:pPr>
        <w:rPr>
          <w:b/>
          <w:bCs/>
          <w:sz w:val="28"/>
          <w:szCs w:val="28"/>
        </w:rPr>
      </w:pPr>
    </w:p>
    <w:p w:rsidR="175EF16F" w:rsidP="175EF16F" w:rsidRDefault="175EF16F" w14:paraId="021EF962" w14:textId="3350B628">
      <w:pPr>
        <w:rPr>
          <w:b/>
          <w:bCs/>
          <w:sz w:val="28"/>
          <w:szCs w:val="28"/>
        </w:rPr>
      </w:pPr>
    </w:p>
    <w:p w:rsidR="1E2D9E88" w:rsidP="03F3B94B" w:rsidRDefault="1E2D9E88" w14:paraId="75EFC1CC" w14:textId="6C18BA35">
      <w:pPr>
        <w:rPr>
          <w:b/>
          <w:bCs/>
          <w:sz w:val="28"/>
          <w:szCs w:val="28"/>
        </w:rPr>
      </w:pPr>
    </w:p>
    <w:p w:rsidR="0019769A" w:rsidP="56BB98AF" w:rsidRDefault="1E96E244" w14:paraId="54628B65" w14:textId="07080C77">
      <w:pPr>
        <w:pStyle w:val="Heading2"/>
        <w:ind w:left="720"/>
        <w:rPr>
          <w:b w:val="0"/>
        </w:rPr>
      </w:pPr>
      <w:bookmarkStart w:name="_Toc1782807764" w:id="94"/>
      <w:r>
        <w:t>Funcionalidad de Mantenimiento de Proceso Judicial (RF-10)</w:t>
      </w:r>
      <w:bookmarkEnd w:id="94"/>
    </w:p>
    <w:p w:rsidR="6241C655" w:rsidP="6241C655" w:rsidRDefault="6241C655" w14:paraId="788BE195" w14:textId="50770D60"/>
    <w:p w:rsidR="1E2D9E88" w:rsidP="03F3B94B" w:rsidRDefault="175EF16F" w14:paraId="56047A0C" w14:textId="43837261">
      <w:pPr>
        <w:rPr>
          <w:b/>
          <w:sz w:val="28"/>
          <w:szCs w:val="28"/>
        </w:rPr>
      </w:pPr>
      <w:r w:rsidRPr="175EF16F">
        <w:rPr>
          <w:b/>
          <w:bCs/>
          <w:sz w:val="28"/>
          <w:szCs w:val="28"/>
        </w:rPr>
        <w:t xml:space="preserve">Prototipo </w:t>
      </w:r>
    </w:p>
    <w:p w:rsidR="175EF16F" w:rsidP="175EF16F" w:rsidRDefault="175EF16F" w14:paraId="125CEF42" w14:textId="4432B515">
      <w:pPr>
        <w:rPr>
          <w:b/>
          <w:bCs/>
          <w:sz w:val="28"/>
          <w:szCs w:val="28"/>
        </w:rPr>
      </w:pPr>
    </w:p>
    <w:p w:rsidR="175EF16F" w:rsidP="175EF16F" w:rsidRDefault="175EF16F" w14:paraId="5A3E4333" w14:textId="6195878F">
      <w:r>
        <w:rPr>
          <w:noProof/>
        </w:rPr>
        <w:drawing>
          <wp:inline distT="0" distB="0" distL="0" distR="0" wp14:anchorId="3B9A7EFE" wp14:editId="57D3B137">
            <wp:extent cx="4572000" cy="1375251"/>
            <wp:effectExtent l="0" t="0" r="0" b="0"/>
            <wp:docPr id="71754710" name="Picture 71754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54710"/>
                    <pic:cNvPicPr/>
                  </pic:nvPicPr>
                  <pic:blipFill>
                    <a:blip r:embed="rId24" cstate="print">
                      <a:extLst>
                        <a:ext uri="{28A0092B-C50C-407E-A947-70E740481C1C}">
                          <a14:useLocalDpi xmlns:a14="http://schemas.microsoft.com/office/drawing/2010/main" val="0"/>
                        </a:ext>
                      </a:extLst>
                    </a:blip>
                    <a:srcRect b="25190"/>
                    <a:stretch>
                      <a:fillRect/>
                    </a:stretch>
                  </pic:blipFill>
                  <pic:spPr>
                    <a:xfrm>
                      <a:off x="0" y="0"/>
                      <a:ext cx="4572000" cy="1375251"/>
                    </a:xfrm>
                    <a:prstGeom prst="rect">
                      <a:avLst/>
                    </a:prstGeom>
                  </pic:spPr>
                </pic:pic>
              </a:graphicData>
            </a:graphic>
          </wp:inline>
        </w:drawing>
      </w:r>
    </w:p>
    <w:p w:rsidR="1E2D9E88" w:rsidP="175EF16F" w:rsidRDefault="1E2D9E88" w14:paraId="3B3BD61C" w14:textId="0E4D963B">
      <w:pPr>
        <w:rPr>
          <w:b/>
          <w:bCs/>
          <w:sz w:val="28"/>
          <w:szCs w:val="28"/>
        </w:rPr>
      </w:pPr>
    </w:p>
    <w:p w:rsidR="1E2D9E88" w:rsidP="03F3B94B" w:rsidRDefault="1E2D9E88" w14:paraId="007F629D" w14:textId="26DA80DF">
      <w:pPr>
        <w:rPr>
          <w:b/>
          <w:sz w:val="28"/>
          <w:szCs w:val="28"/>
        </w:rPr>
      </w:pPr>
      <w:r w:rsidRPr="226B305A">
        <w:rPr>
          <w:b/>
          <w:sz w:val="28"/>
          <w:szCs w:val="28"/>
        </w:rPr>
        <w:t>Descripción</w:t>
      </w:r>
    </w:p>
    <w:p w:rsidR="4E6DC043" w:rsidP="5E39F347" w:rsidRDefault="5E39F347" w14:paraId="63FF674A" w14:textId="1F518754">
      <w:pPr>
        <w:rPr>
          <w:color w:val="000000" w:themeColor="text1"/>
        </w:rPr>
      </w:pPr>
      <w:r w:rsidRPr="5E39F347">
        <w:rPr>
          <w:color w:val="000000" w:themeColor="text1"/>
        </w:rPr>
        <w:t>Este módulo se encarga de visualizar, agregar, modificar y eliminar los procesos judiciales almacenados en la tabla de la base de datos correspondiente.</w:t>
      </w:r>
    </w:p>
    <w:p w:rsidR="0019769A" w:rsidP="226B305A" w:rsidRDefault="0019769A" w14:paraId="07C9CE39" w14:textId="56EF676C">
      <w:pPr>
        <w:rPr>
          <w:b/>
          <w:bCs/>
          <w:sz w:val="28"/>
          <w:szCs w:val="28"/>
        </w:rPr>
      </w:pPr>
    </w:p>
    <w:p w:rsidR="175EF16F" w:rsidP="4A1D6DF1" w:rsidRDefault="4A1D6DF1" w14:paraId="117C7C86" w14:textId="1E03D69D">
      <w:pPr>
        <w:rPr>
          <w:color w:val="000000" w:themeColor="text1"/>
        </w:rPr>
      </w:pPr>
      <w:r w:rsidRPr="4A1D6DF1">
        <w:rPr>
          <w:b/>
          <w:bCs/>
          <w:color w:val="000000" w:themeColor="text1"/>
          <w:sz w:val="28"/>
          <w:szCs w:val="28"/>
        </w:rPr>
        <w:t>RF-8 Gestionar Procesos Judiciales:</w:t>
      </w:r>
      <w:r w:rsidRPr="4A1D6DF1">
        <w:rPr>
          <w:color w:val="000000" w:themeColor="text1"/>
          <w:sz w:val="28"/>
          <w:szCs w:val="28"/>
        </w:rPr>
        <w:t xml:space="preserve"> </w:t>
      </w:r>
      <w:r w:rsidRPr="4A1D6DF1">
        <w:rPr>
          <w:color w:val="000000" w:themeColor="text1"/>
        </w:rPr>
        <w:t>Tabla de Procesos Judiciales registrados en la base de datos en donde se puede acceder mediante botones a las diferentes funcionalidades {btnCrearProcesoJudicial, btnActualizarProcesoJudicial, btnEliminarProcesoJudicial, btnFiltroProcesoJudicial}.</w:t>
      </w:r>
    </w:p>
    <w:p w:rsidR="175EF16F" w:rsidP="175EF16F" w:rsidRDefault="175EF16F" w14:paraId="0257FE55" w14:textId="440C07BE">
      <w:pPr>
        <w:rPr>
          <w:b/>
          <w:bCs/>
          <w:color w:val="000000" w:themeColor="text1"/>
        </w:rPr>
      </w:pPr>
    </w:p>
    <w:p w:rsidR="175EF16F" w:rsidP="4A1D6DF1" w:rsidRDefault="4A1D6DF1" w14:paraId="0BA6FBB6" w14:textId="259E5274">
      <w:pPr>
        <w:ind w:left="708"/>
        <w:rPr>
          <w:color w:val="000000" w:themeColor="text1"/>
        </w:rPr>
      </w:pPr>
      <w:r w:rsidRPr="4A1D6DF1">
        <w:rPr>
          <w:b/>
          <w:bCs/>
          <w:color w:val="000000" w:themeColor="text1"/>
          <w:sz w:val="28"/>
          <w:szCs w:val="28"/>
        </w:rPr>
        <w:t xml:space="preserve">RF-8.1 Creación de Procesos Judiciales: </w:t>
      </w:r>
      <w:r w:rsidRPr="4A1D6DF1">
        <w:rPr>
          <w:color w:val="000000" w:themeColor="text1"/>
        </w:rPr>
        <w:t xml:space="preserve">Debe de haber un formulario de creación con los </w:t>
      </w:r>
      <w:r w:rsidR="175EF16F">
        <w:tab/>
      </w:r>
      <w:r w:rsidRPr="4A1D6DF1">
        <w:rPr>
          <w:color w:val="000000" w:themeColor="text1"/>
        </w:rPr>
        <w:t>campos correspondientes a la entidad Proceso Judicial {Estado, denunciante, PersonasImputadas, partesIntervenientes}.</w:t>
      </w:r>
    </w:p>
    <w:p w:rsidR="175EF16F" w:rsidP="175EF16F" w:rsidRDefault="175EF16F" w14:paraId="075B8CE3" w14:textId="55224509">
      <w:pPr>
        <w:ind w:left="708"/>
        <w:rPr>
          <w:color w:val="000000" w:themeColor="text1"/>
        </w:rPr>
      </w:pPr>
    </w:p>
    <w:p w:rsidR="175EF16F" w:rsidP="4A1D6DF1" w:rsidRDefault="4A1D6DF1" w14:paraId="1263E50C" w14:textId="6D71F41F">
      <w:pPr>
        <w:ind w:left="708"/>
        <w:rPr>
          <w:color w:val="000000" w:themeColor="text1"/>
        </w:rPr>
      </w:pPr>
      <w:r w:rsidRPr="4A1D6DF1">
        <w:rPr>
          <w:b/>
          <w:bCs/>
          <w:color w:val="000000" w:themeColor="text1"/>
          <w:sz w:val="28"/>
          <w:szCs w:val="28"/>
        </w:rPr>
        <w:t>RF-8.2 Actualizar Procesos Judiciales:</w:t>
      </w:r>
      <w:r w:rsidRPr="4A1D6DF1">
        <w:rPr>
          <w:color w:val="000000" w:themeColor="text1"/>
        </w:rPr>
        <w:t xml:space="preserve"> Debe de haber un formulario de actualización con los campos correspondientes a la entidad Proceso Judicial {Estado, denunciante, PersonasImputadas, partesIntervenientes}</w:t>
      </w:r>
    </w:p>
    <w:p w:rsidR="175EF16F" w:rsidP="175EF16F" w:rsidRDefault="175EF16F" w14:paraId="74B19F5D" w14:textId="6724ABC2">
      <w:pPr>
        <w:rPr>
          <w:b/>
          <w:bCs/>
          <w:color w:val="000000" w:themeColor="text1"/>
        </w:rPr>
      </w:pPr>
    </w:p>
    <w:p w:rsidR="175EF16F" w:rsidP="4A1D6DF1" w:rsidRDefault="4A1D6DF1" w14:paraId="6CA5FC7E" w14:textId="66F4029A">
      <w:pPr>
        <w:ind w:left="1416"/>
        <w:rPr>
          <w:color w:val="000000" w:themeColor="text1"/>
        </w:rPr>
      </w:pPr>
      <w:r w:rsidRPr="4A1D6DF1">
        <w:rPr>
          <w:b/>
          <w:bCs/>
          <w:color w:val="000000" w:themeColor="text1"/>
          <w:sz w:val="28"/>
          <w:szCs w:val="28"/>
        </w:rPr>
        <w:t>RF-8.2.1 Actualizar estado del proceso Judicial:</w:t>
      </w:r>
      <w:r w:rsidRPr="4A1D6DF1">
        <w:rPr>
          <w:b/>
          <w:bCs/>
          <w:color w:val="000000" w:themeColor="text1"/>
        </w:rPr>
        <w:t xml:space="preserve"> </w:t>
      </w:r>
      <w:r w:rsidRPr="4A1D6DF1">
        <w:rPr>
          <w:color w:val="000000" w:themeColor="text1"/>
        </w:rPr>
        <w:t>El formulario de actualización del proceso judicial debe de permitir actualizar el estado del proceso mediante una lista desplegable.</w:t>
      </w:r>
    </w:p>
    <w:p w:rsidR="175EF16F" w:rsidP="175EF16F" w:rsidRDefault="175EF16F" w14:paraId="1E5E2743" w14:textId="6985DC60">
      <w:pPr>
        <w:rPr>
          <w:b/>
          <w:bCs/>
          <w:color w:val="000000" w:themeColor="text1"/>
        </w:rPr>
      </w:pPr>
    </w:p>
    <w:p w:rsidR="175EF16F" w:rsidP="4A1D6DF1" w:rsidRDefault="4A1D6DF1" w14:paraId="76C631F2" w14:textId="61F969E6">
      <w:pPr>
        <w:ind w:left="1416"/>
        <w:rPr>
          <w:color w:val="000000" w:themeColor="text1"/>
        </w:rPr>
      </w:pPr>
      <w:r w:rsidRPr="4A1D6DF1">
        <w:rPr>
          <w:b/>
          <w:bCs/>
          <w:color w:val="000000" w:themeColor="text1"/>
          <w:sz w:val="28"/>
          <w:szCs w:val="28"/>
        </w:rPr>
        <w:t xml:space="preserve">RF-8.2.2. Actualizar al denunciante: </w:t>
      </w:r>
      <w:r w:rsidRPr="4A1D6DF1">
        <w:rPr>
          <w:color w:val="000000" w:themeColor="text1"/>
        </w:rPr>
        <w:t>El formulario de actualización del proceso judicial debe permitir actualizar el DNI del denunciante del caso.</w:t>
      </w:r>
    </w:p>
    <w:p w:rsidR="175EF16F" w:rsidP="175EF16F" w:rsidRDefault="175EF16F" w14:paraId="23AACD55" w14:textId="40932F15">
      <w:pPr>
        <w:rPr>
          <w:b/>
          <w:bCs/>
          <w:color w:val="000000" w:themeColor="text1"/>
        </w:rPr>
      </w:pPr>
    </w:p>
    <w:p w:rsidR="175EF16F" w:rsidP="4A1D6DF1" w:rsidRDefault="4A1D6DF1" w14:paraId="321B9465" w14:textId="24918C49">
      <w:pPr>
        <w:ind w:left="1416"/>
        <w:rPr>
          <w:color w:val="000000" w:themeColor="text1"/>
        </w:rPr>
      </w:pPr>
      <w:r w:rsidRPr="4A1D6DF1">
        <w:rPr>
          <w:b/>
          <w:bCs/>
          <w:color w:val="000000" w:themeColor="text1"/>
          <w:sz w:val="28"/>
          <w:szCs w:val="28"/>
        </w:rPr>
        <w:t xml:space="preserve">RF-8.2.3.  Actualizar Personas Imputadas: </w:t>
      </w:r>
      <w:r w:rsidRPr="4A1D6DF1">
        <w:rPr>
          <w:color w:val="000000" w:themeColor="text1"/>
        </w:rPr>
        <w:t>El formulario de actualización del proceso judicial debe permitir actualizar la cantidad de personas imputadas en el proceso judicial.</w:t>
      </w:r>
    </w:p>
    <w:p w:rsidR="175EF16F" w:rsidP="175EF16F" w:rsidRDefault="175EF16F" w14:paraId="389B382E" w14:textId="1E84DED6">
      <w:pPr>
        <w:ind w:left="1416"/>
        <w:rPr>
          <w:b/>
          <w:bCs/>
          <w:color w:val="000000" w:themeColor="text1"/>
        </w:rPr>
      </w:pPr>
    </w:p>
    <w:p w:rsidR="175EF16F" w:rsidP="4A1D6DF1" w:rsidRDefault="5E39F347" w14:paraId="0D596D73" w14:textId="32D88A78">
      <w:pPr>
        <w:ind w:left="1416"/>
        <w:rPr>
          <w:color w:val="000000" w:themeColor="text1"/>
        </w:rPr>
      </w:pPr>
      <w:r w:rsidRPr="5E39F347">
        <w:rPr>
          <w:b/>
          <w:bCs/>
          <w:color w:val="000000" w:themeColor="text1"/>
          <w:sz w:val="28"/>
          <w:szCs w:val="28"/>
        </w:rPr>
        <w:t>RF-8.2.4.  Actualizar Partes Intervinientes:</w:t>
      </w:r>
      <w:r w:rsidRPr="5E39F347">
        <w:rPr>
          <w:b/>
          <w:bCs/>
          <w:color w:val="000000" w:themeColor="text1"/>
        </w:rPr>
        <w:t xml:space="preserve"> </w:t>
      </w:r>
      <w:r w:rsidRPr="5E39F347">
        <w:rPr>
          <w:color w:val="000000" w:themeColor="text1"/>
        </w:rPr>
        <w:t>El formulario de actualización del proceso judicial debe permitir actualizar a las partes intervinientes del proceso judicial.</w:t>
      </w:r>
    </w:p>
    <w:p w:rsidR="5E39F347" w:rsidP="5E39F347" w:rsidRDefault="5E39F347" w14:paraId="0862501F" w14:textId="50ECE2F5">
      <w:pPr>
        <w:ind w:left="1416"/>
        <w:rPr>
          <w:color w:val="000000" w:themeColor="text1"/>
        </w:rPr>
      </w:pPr>
    </w:p>
    <w:p w:rsidR="175EF16F" w:rsidP="4A1D6DF1" w:rsidRDefault="5E39F347" w14:paraId="346E6742" w14:textId="70024BD3">
      <w:pPr>
        <w:ind w:left="708"/>
        <w:rPr>
          <w:color w:val="000000" w:themeColor="text1"/>
        </w:rPr>
      </w:pPr>
      <w:r w:rsidRPr="5E39F347">
        <w:rPr>
          <w:b/>
          <w:bCs/>
          <w:color w:val="000000" w:themeColor="text1"/>
          <w:sz w:val="28"/>
          <w:szCs w:val="28"/>
        </w:rPr>
        <w:t xml:space="preserve">RF-8.3 Eliminar Procesos Judiciales: </w:t>
      </w:r>
      <w:r w:rsidRPr="5E39F347">
        <w:rPr>
          <w:color w:val="000000" w:themeColor="text1"/>
        </w:rPr>
        <w:t>Debe de salir un mensaje de alerta para confirmar la eliminación del Proceso Judicial, Además de verificar que el proceso Judicial sea cancelado o terminado para poder ser eliminado.</w:t>
      </w:r>
    </w:p>
    <w:p w:rsidR="5E39F347" w:rsidP="5E39F347" w:rsidRDefault="5E39F347" w14:paraId="35AD5986" w14:textId="10B7F261">
      <w:pPr>
        <w:ind w:left="708"/>
        <w:rPr>
          <w:color w:val="000000" w:themeColor="text1"/>
        </w:rPr>
      </w:pPr>
    </w:p>
    <w:p w:rsidR="5E39F347" w:rsidP="5E39F347" w:rsidRDefault="5E39F347" w14:paraId="41805ECF" w14:textId="4DDE68E8">
      <w:pPr>
        <w:ind w:left="708"/>
        <w:rPr>
          <w:color w:val="000000" w:themeColor="text1"/>
        </w:rPr>
      </w:pPr>
      <w:r w:rsidRPr="5E39F347">
        <w:rPr>
          <w:b/>
          <w:bCs/>
          <w:color w:val="000000" w:themeColor="text1"/>
          <w:sz w:val="28"/>
          <w:szCs w:val="28"/>
        </w:rPr>
        <w:t xml:space="preserve">RF-7.4 Filtrar Procesos Judiciales: </w:t>
      </w:r>
      <w:r w:rsidRPr="5E39F347">
        <w:rPr>
          <w:color w:val="000000" w:themeColor="text1"/>
        </w:rPr>
        <w:t>{Estado, denunciante, FechaApertura, PersonasImputadas, partesIntervenientes}</w:t>
      </w:r>
    </w:p>
    <w:p w:rsidR="5E39F347" w:rsidP="5E39F347" w:rsidRDefault="5E39F347" w14:paraId="2A06D8E2" w14:textId="38BB7990">
      <w:pPr>
        <w:ind w:left="708"/>
        <w:rPr>
          <w:color w:val="000000" w:themeColor="text1"/>
        </w:rPr>
      </w:pPr>
    </w:p>
    <w:p w:rsidR="5E39F347" w:rsidP="5E39F347" w:rsidRDefault="5E39F347" w14:paraId="67EF7A3D" w14:textId="58492E19">
      <w:pPr>
        <w:ind w:left="1416"/>
        <w:rPr>
          <w:color w:val="000000" w:themeColor="text1"/>
        </w:rPr>
      </w:pPr>
      <w:r w:rsidRPr="5E39F347">
        <w:rPr>
          <w:b/>
          <w:bCs/>
          <w:color w:val="000000" w:themeColor="text1"/>
          <w:sz w:val="28"/>
          <w:szCs w:val="28"/>
        </w:rPr>
        <w:t>RF-7.4.1 Filtrar por id de proceso judicial:</w:t>
      </w:r>
      <w:r w:rsidRPr="5E39F347">
        <w:rPr>
          <w:color w:val="000000" w:themeColor="text1"/>
        </w:rPr>
        <w:t xml:space="preserve"> En la tabla con todos los procesos judiciales debe de estar la opción mediante un campo el ingreso de una id para filtrar / buscar el proceso.</w:t>
      </w:r>
    </w:p>
    <w:p w:rsidR="5E39F347" w:rsidP="5E39F347" w:rsidRDefault="5E39F347" w14:paraId="491C9E94" w14:textId="6EB25250">
      <w:pPr>
        <w:ind w:left="1416"/>
        <w:rPr>
          <w:color w:val="000000" w:themeColor="text1"/>
        </w:rPr>
      </w:pPr>
    </w:p>
    <w:p w:rsidR="5E39F347" w:rsidP="5E39F347" w:rsidRDefault="5E39F347" w14:paraId="6E3C89F8" w14:textId="022B25C9">
      <w:pPr>
        <w:ind w:left="1416"/>
        <w:rPr>
          <w:color w:val="000000" w:themeColor="text1"/>
        </w:rPr>
      </w:pPr>
      <w:r w:rsidRPr="5E39F347">
        <w:rPr>
          <w:b/>
          <w:bCs/>
          <w:color w:val="000000" w:themeColor="text1"/>
          <w:sz w:val="28"/>
          <w:szCs w:val="28"/>
        </w:rPr>
        <w:t>RF-7.4.2 Filtrar por estado de proceso judicial:</w:t>
      </w:r>
      <w:r w:rsidRPr="5E39F347">
        <w:rPr>
          <w:color w:val="000000" w:themeColor="text1"/>
        </w:rPr>
        <w:t xml:space="preserve"> En la tabla con todos los procesos judiciales debe de estar la opción mediante un campo el ingreso de algun estado (Iniciado, en ejecución o finalizado) para filtrar los procesos.</w:t>
      </w:r>
    </w:p>
    <w:p w:rsidR="5E39F347" w:rsidP="5E39F347" w:rsidRDefault="5E39F347" w14:paraId="781DF7CE" w14:textId="6A53044F">
      <w:pPr>
        <w:ind w:left="1416"/>
        <w:rPr>
          <w:color w:val="000000" w:themeColor="text1"/>
        </w:rPr>
      </w:pPr>
    </w:p>
    <w:p w:rsidR="5E39F347" w:rsidP="5E39F347" w:rsidRDefault="5E39F347" w14:paraId="64D906D3" w14:textId="7B24EB67">
      <w:pPr>
        <w:ind w:left="1416"/>
        <w:rPr>
          <w:color w:val="000000" w:themeColor="text1"/>
        </w:rPr>
      </w:pPr>
      <w:r w:rsidRPr="5E39F347">
        <w:rPr>
          <w:b/>
          <w:bCs/>
          <w:color w:val="000000" w:themeColor="text1"/>
          <w:sz w:val="28"/>
          <w:szCs w:val="28"/>
        </w:rPr>
        <w:t>RF-7.4.2. Filtrar/buscar por denunciante:</w:t>
      </w:r>
      <w:r w:rsidRPr="5E39F347">
        <w:rPr>
          <w:color w:val="000000" w:themeColor="text1"/>
        </w:rPr>
        <w:t xml:space="preserve"> En la tabla con todos los procesos juiciales debe de estar la opción mediante un campo el DNI del denunciante del proceso judicial.</w:t>
      </w:r>
    </w:p>
    <w:p w:rsidR="5E39F347" w:rsidP="5E39F347" w:rsidRDefault="5E39F347" w14:paraId="203F1DBB" w14:textId="57717C48">
      <w:pPr>
        <w:ind w:left="1416"/>
        <w:rPr>
          <w:color w:val="000000" w:themeColor="text1"/>
        </w:rPr>
      </w:pPr>
    </w:p>
    <w:p w:rsidR="5E39F347" w:rsidP="5E39F347" w:rsidRDefault="5E39F347" w14:paraId="4272BEEC" w14:textId="2C25EB67">
      <w:pPr>
        <w:ind w:left="1416"/>
        <w:rPr>
          <w:color w:val="000000" w:themeColor="text1"/>
        </w:rPr>
      </w:pPr>
      <w:r w:rsidRPr="5E39F347">
        <w:rPr>
          <w:b/>
          <w:bCs/>
          <w:color w:val="000000" w:themeColor="text1"/>
          <w:sz w:val="28"/>
          <w:szCs w:val="28"/>
        </w:rPr>
        <w:t xml:space="preserve">RF-7.4.3. Filtrar por Fecha Apertura: </w:t>
      </w:r>
      <w:r w:rsidRPr="5E39F347">
        <w:rPr>
          <w:color w:val="000000" w:themeColor="text1"/>
        </w:rPr>
        <w:t>En la tabla con todos los procesos judiciales debe de estar la opción mediante un calendario para seleccionar la fecha por la cual filtrar los procesos judiciales.</w:t>
      </w:r>
    </w:p>
    <w:p w:rsidR="5E39F347" w:rsidP="5E39F347" w:rsidRDefault="5E39F347" w14:paraId="692D5E0C" w14:textId="40BBFFA4">
      <w:pPr>
        <w:ind w:left="708"/>
      </w:pPr>
      <w:r>
        <w:br/>
      </w:r>
    </w:p>
    <w:p w:rsidR="175EF16F" w:rsidP="175EF16F" w:rsidRDefault="175EF16F" w14:paraId="51364C9E" w14:textId="1741D3E6">
      <w:pPr>
        <w:ind w:left="708"/>
      </w:pPr>
      <w:r>
        <w:br/>
      </w:r>
    </w:p>
    <w:p w:rsidR="175EF16F" w:rsidP="175EF16F" w:rsidRDefault="175EF16F" w14:paraId="35AA0489" w14:textId="15C8EF72"/>
    <w:p w:rsidR="0019769A" w:rsidP="226B305A" w:rsidRDefault="0019769A" w14:paraId="25E777FE" w14:textId="18889479">
      <w:pPr>
        <w:rPr>
          <w:b/>
          <w:bCs/>
          <w:sz w:val="28"/>
          <w:szCs w:val="28"/>
        </w:rPr>
      </w:pPr>
    </w:p>
    <w:p w:rsidR="0019769A" w:rsidP="226B305A" w:rsidRDefault="226B305A" w14:paraId="4BF68ED5" w14:textId="55ABFEBF">
      <w:pPr>
        <w:rPr>
          <w:b/>
          <w:bCs/>
          <w:sz w:val="28"/>
          <w:szCs w:val="28"/>
        </w:rPr>
      </w:pPr>
      <w:r w:rsidRPr="226B305A">
        <w:rPr>
          <w:b/>
          <w:bCs/>
          <w:sz w:val="28"/>
          <w:szCs w:val="28"/>
        </w:rPr>
        <w:t>Otras consideraciones</w:t>
      </w:r>
    </w:p>
    <w:p w:rsidR="0019769A" w:rsidP="226B305A" w:rsidRDefault="0019769A" w14:paraId="1207D257" w14:textId="2B874882"/>
    <w:p w:rsidR="0019769A" w:rsidP="226B305A" w:rsidRDefault="0019769A" w14:paraId="7EC8E383" w14:textId="443D1679"/>
    <w:p w:rsidR="12D99312" w:rsidP="12D99312" w:rsidRDefault="12D99312" w14:paraId="2D0821BB" w14:textId="56577579"/>
    <w:p w:rsidR="12D99312" w:rsidP="12D99312" w:rsidRDefault="12D99312" w14:paraId="3109B39D" w14:textId="74456F5B"/>
    <w:p w:rsidR="12D99312" w:rsidP="12D99312" w:rsidRDefault="12D99312" w14:paraId="14734301" w14:textId="469609DC"/>
    <w:p w:rsidR="12D99312" w:rsidP="12D99312" w:rsidRDefault="12D99312" w14:paraId="36ACDCA4" w14:textId="347A4860"/>
    <w:p w:rsidR="12D99312" w:rsidP="12D99312" w:rsidRDefault="12D99312" w14:paraId="6F282B78" w14:textId="1AAB0D82"/>
    <w:p w:rsidR="0019769A" w:rsidP="1E96E244" w:rsidRDefault="1E96E244" w14:paraId="24EFE684" w14:textId="725EE6AC">
      <w:pPr>
        <w:pStyle w:val="Heading2"/>
        <w:ind w:left="720"/>
        <w:rPr>
          <w:color w:val="FF0000"/>
        </w:rPr>
      </w:pPr>
      <w:bookmarkStart w:name="_Toc1689049694" w:id="95"/>
      <w:r w:rsidRPr="1E96E244">
        <w:rPr>
          <w:color w:val="FF0000"/>
        </w:rPr>
        <w:t>Funcionalidad de Mantenimiento de relación con la victima (RF-11)</w:t>
      </w:r>
      <w:bookmarkEnd w:id="95"/>
    </w:p>
    <w:p w:rsidR="12D99312" w:rsidP="12D99312" w:rsidRDefault="12D99312" w14:paraId="7D1F484B" w14:textId="07F54EE0">
      <w:pPr>
        <w:rPr>
          <w:color w:val="FF0000"/>
        </w:rPr>
      </w:pPr>
    </w:p>
    <w:p w:rsidR="1E2D9E88" w:rsidP="03F3B94B" w:rsidRDefault="1E2D9E88" w14:paraId="3419C983" w14:textId="43837261">
      <w:pPr>
        <w:rPr>
          <w:b/>
          <w:sz w:val="28"/>
          <w:szCs w:val="28"/>
        </w:rPr>
      </w:pPr>
      <w:r w:rsidRPr="226B305A">
        <w:rPr>
          <w:b/>
          <w:sz w:val="28"/>
          <w:szCs w:val="28"/>
        </w:rPr>
        <w:t xml:space="preserve">Prototipo </w:t>
      </w:r>
    </w:p>
    <w:p w:rsidR="1E2D9E88" w:rsidRDefault="1E2D9E88" w14:paraId="0CABC303" w14:textId="77777777">
      <w:pPr>
        <w:rPr>
          <w:b/>
          <w:sz w:val="28"/>
          <w:szCs w:val="28"/>
        </w:rPr>
      </w:pPr>
    </w:p>
    <w:p w:rsidR="1E2D9E88" w:rsidRDefault="1E2D9E88" w14:paraId="29590599" w14:textId="77777777">
      <w:pPr>
        <w:rPr>
          <w:b/>
          <w:sz w:val="28"/>
          <w:szCs w:val="28"/>
        </w:rPr>
      </w:pPr>
    </w:p>
    <w:p w:rsidR="1E2D9E88" w:rsidP="03F3B94B" w:rsidRDefault="1E2D9E88" w14:paraId="330182A7" w14:textId="6BBD5C2F">
      <w:pPr>
        <w:rPr>
          <w:b/>
          <w:sz w:val="28"/>
          <w:szCs w:val="28"/>
        </w:rPr>
      </w:pPr>
      <w:r w:rsidRPr="226B305A">
        <w:rPr>
          <w:b/>
          <w:sz w:val="28"/>
          <w:szCs w:val="28"/>
        </w:rPr>
        <w:t>Descripción</w:t>
      </w:r>
    </w:p>
    <w:p w:rsidR="226B305A" w:rsidP="226B305A" w:rsidRDefault="226B305A" w14:paraId="5DEE0191" w14:textId="7C628C12">
      <w:pPr>
        <w:rPr>
          <w:b/>
          <w:bCs/>
          <w:sz w:val="28"/>
          <w:szCs w:val="28"/>
        </w:rPr>
      </w:pPr>
    </w:p>
    <w:p w:rsidR="226B305A" w:rsidP="226B305A" w:rsidRDefault="226B305A" w14:paraId="1E38D37A" w14:textId="0118FDB0">
      <w:pPr>
        <w:rPr>
          <w:b/>
          <w:bCs/>
          <w:sz w:val="28"/>
          <w:szCs w:val="28"/>
        </w:rPr>
      </w:pPr>
    </w:p>
    <w:p w:rsidR="226B305A" w:rsidP="226B305A" w:rsidRDefault="226B305A" w14:paraId="3ED07AE5" w14:textId="336467FA">
      <w:pPr>
        <w:rPr>
          <w:b/>
          <w:bCs/>
          <w:sz w:val="28"/>
          <w:szCs w:val="28"/>
        </w:rPr>
      </w:pPr>
    </w:p>
    <w:p w:rsidR="226B305A" w:rsidP="226B305A" w:rsidRDefault="226B305A" w14:paraId="06D41537" w14:textId="56EF676C">
      <w:pPr>
        <w:rPr>
          <w:b/>
          <w:bCs/>
          <w:sz w:val="28"/>
          <w:szCs w:val="28"/>
        </w:rPr>
      </w:pPr>
    </w:p>
    <w:p w:rsidR="226B305A" w:rsidP="226B305A" w:rsidRDefault="226B305A" w14:paraId="2DB913BD" w14:textId="18889479">
      <w:pPr>
        <w:rPr>
          <w:b/>
          <w:bCs/>
          <w:sz w:val="28"/>
          <w:szCs w:val="28"/>
        </w:rPr>
      </w:pPr>
    </w:p>
    <w:p w:rsidR="226B305A" w:rsidP="226B305A" w:rsidRDefault="226B305A" w14:paraId="79BB723A" w14:textId="55ABFEBF">
      <w:pPr>
        <w:rPr>
          <w:b/>
          <w:bCs/>
          <w:sz w:val="28"/>
          <w:szCs w:val="28"/>
        </w:rPr>
      </w:pPr>
      <w:r w:rsidRPr="226B305A">
        <w:rPr>
          <w:b/>
          <w:bCs/>
          <w:sz w:val="28"/>
          <w:szCs w:val="28"/>
        </w:rPr>
        <w:t>Otras consideraciones</w:t>
      </w:r>
    </w:p>
    <w:p w:rsidR="226B305A" w:rsidP="226B305A" w:rsidRDefault="226B305A" w14:paraId="7F0D3F5D" w14:textId="5DB975FA">
      <w:pPr>
        <w:rPr>
          <w:b/>
          <w:bCs/>
          <w:sz w:val="28"/>
          <w:szCs w:val="28"/>
        </w:rPr>
      </w:pPr>
    </w:p>
    <w:p w:rsidR="1E2D9E88" w:rsidP="03F3B94B" w:rsidRDefault="1E2D9E88" w14:paraId="7980DC30" w14:textId="341D66FF">
      <w:pPr>
        <w:rPr>
          <w:b/>
          <w:bCs/>
          <w:sz w:val="28"/>
          <w:szCs w:val="28"/>
        </w:rPr>
      </w:pPr>
    </w:p>
    <w:p w:rsidR="12D99312" w:rsidP="12D99312" w:rsidRDefault="12D99312" w14:paraId="43FF9BEC" w14:textId="35F80BEF">
      <w:pPr>
        <w:rPr>
          <w:b/>
          <w:bCs/>
          <w:sz w:val="28"/>
          <w:szCs w:val="28"/>
        </w:rPr>
      </w:pPr>
    </w:p>
    <w:p w:rsidR="12D99312" w:rsidP="12D99312" w:rsidRDefault="12D99312" w14:paraId="4887AE3B" w14:textId="6C7434AE">
      <w:pPr>
        <w:rPr>
          <w:b/>
          <w:bCs/>
          <w:sz w:val="28"/>
          <w:szCs w:val="28"/>
        </w:rPr>
      </w:pPr>
    </w:p>
    <w:p w:rsidR="12D99312" w:rsidP="12D99312" w:rsidRDefault="12D99312" w14:paraId="7A34F887" w14:textId="115F7C92">
      <w:pPr>
        <w:rPr>
          <w:b/>
          <w:bCs/>
          <w:sz w:val="28"/>
          <w:szCs w:val="28"/>
        </w:rPr>
      </w:pPr>
    </w:p>
    <w:p w:rsidR="12D99312" w:rsidP="12D99312" w:rsidRDefault="12D99312" w14:paraId="43D01B28" w14:textId="59479749">
      <w:pPr>
        <w:rPr>
          <w:b/>
          <w:bCs/>
          <w:sz w:val="28"/>
          <w:szCs w:val="28"/>
        </w:rPr>
      </w:pPr>
    </w:p>
    <w:p w:rsidR="12D99312" w:rsidP="12D99312" w:rsidRDefault="12D99312" w14:paraId="402C04A8" w14:textId="415F8313">
      <w:pPr>
        <w:rPr>
          <w:b/>
          <w:bCs/>
          <w:sz w:val="28"/>
          <w:szCs w:val="28"/>
        </w:rPr>
      </w:pPr>
    </w:p>
    <w:p w:rsidR="12D99312" w:rsidP="12D99312" w:rsidRDefault="12D99312" w14:paraId="155E61CC" w14:textId="5004B490">
      <w:pPr>
        <w:rPr>
          <w:b/>
          <w:bCs/>
          <w:sz w:val="28"/>
          <w:szCs w:val="28"/>
        </w:rPr>
      </w:pPr>
    </w:p>
    <w:p w:rsidR="0019769A" w:rsidP="1E96E244" w:rsidRDefault="1E96E244" w14:paraId="01972055" w14:textId="7D6A0876">
      <w:pPr>
        <w:pStyle w:val="Heading2"/>
        <w:ind w:left="720"/>
        <w:rPr>
          <w:color w:val="FF0000"/>
        </w:rPr>
      </w:pPr>
      <w:bookmarkStart w:name="_Toc1717878764" w:id="96"/>
      <w:r w:rsidRPr="1E96E244">
        <w:rPr>
          <w:color w:val="FF0000"/>
        </w:rPr>
        <w:t>Funcionalidad de Mantenimiento de Identidad de Género (RF-12)</w:t>
      </w:r>
      <w:bookmarkEnd w:id="96"/>
    </w:p>
    <w:p w:rsidR="12D99312" w:rsidP="12D99312" w:rsidRDefault="12D99312" w14:paraId="69A0FED1" w14:textId="47D9FD88">
      <w:pPr>
        <w:rPr>
          <w:b/>
          <w:bCs/>
          <w:highlight w:val="red"/>
        </w:rPr>
      </w:pPr>
      <w:r w:rsidRPr="12D99312">
        <w:rPr>
          <w:b/>
          <w:bCs/>
          <w:highlight w:val="red"/>
        </w:rPr>
        <w:t>MICHAEL</w:t>
      </w:r>
    </w:p>
    <w:p w:rsidR="1E2D9E88" w:rsidP="03F3B94B" w:rsidRDefault="1E2D9E88" w14:paraId="701B56C5" w14:textId="43837261">
      <w:pPr>
        <w:rPr>
          <w:b/>
          <w:sz w:val="28"/>
          <w:szCs w:val="28"/>
        </w:rPr>
      </w:pPr>
      <w:r w:rsidRPr="226B305A">
        <w:rPr>
          <w:b/>
          <w:sz w:val="28"/>
          <w:szCs w:val="28"/>
        </w:rPr>
        <w:t xml:space="preserve">Prototipo </w:t>
      </w:r>
    </w:p>
    <w:p w:rsidR="1E2D9E88" w:rsidRDefault="1E2D9E88" w14:paraId="442D4615" w14:textId="77777777">
      <w:pPr>
        <w:rPr>
          <w:b/>
          <w:sz w:val="28"/>
          <w:szCs w:val="28"/>
        </w:rPr>
      </w:pPr>
    </w:p>
    <w:p w:rsidR="1E2D9E88" w:rsidP="4E6DC043" w:rsidRDefault="1E2D9E88" w14:paraId="2D63FC8C" w14:textId="44614FAA">
      <w:pPr>
        <w:rPr>
          <w:b/>
          <w:bCs/>
          <w:sz w:val="28"/>
          <w:szCs w:val="28"/>
        </w:rPr>
      </w:pPr>
      <w:r>
        <w:rPr>
          <w:noProof/>
        </w:rPr>
        <w:drawing>
          <wp:inline distT="0" distB="0" distL="0" distR="0" wp14:anchorId="6CCD8326" wp14:editId="5E2CAABB">
            <wp:extent cx="5343525" cy="3533795"/>
            <wp:effectExtent l="0" t="0" r="0" b="0"/>
            <wp:docPr id="1548525114" name="Picture 1548525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8525114"/>
                    <pic:cNvPicPr/>
                  </pic:nvPicPr>
                  <pic:blipFill>
                    <a:blip r:embed="rId25" cstate="print">
                      <a:extLst>
                        <a:ext uri="{28A0092B-C50C-407E-A947-70E740481C1C}">
                          <a14:useLocalDpi xmlns:a14="http://schemas.microsoft.com/office/drawing/2010/main" val="0"/>
                        </a:ext>
                      </a:extLst>
                    </a:blip>
                    <a:srcRect t="3333" r="625" b="4444"/>
                    <a:stretch>
                      <a:fillRect/>
                    </a:stretch>
                  </pic:blipFill>
                  <pic:spPr>
                    <a:xfrm>
                      <a:off x="0" y="0"/>
                      <a:ext cx="5343525" cy="3533795"/>
                    </a:xfrm>
                    <a:prstGeom prst="rect">
                      <a:avLst/>
                    </a:prstGeom>
                  </pic:spPr>
                </pic:pic>
              </a:graphicData>
            </a:graphic>
          </wp:inline>
        </w:drawing>
      </w:r>
    </w:p>
    <w:p w:rsidR="1E2D9E88" w:rsidP="03F3B94B" w:rsidRDefault="1E2D9E88" w14:paraId="72BCB140" w14:textId="2E31D41D">
      <w:pPr>
        <w:rPr>
          <w:b/>
          <w:sz w:val="28"/>
          <w:szCs w:val="28"/>
        </w:rPr>
      </w:pPr>
      <w:r w:rsidRPr="226B305A">
        <w:rPr>
          <w:b/>
          <w:sz w:val="28"/>
          <w:szCs w:val="28"/>
        </w:rPr>
        <w:t>Descripción</w:t>
      </w:r>
    </w:p>
    <w:p w:rsidR="226B305A" w:rsidP="4E6DC043" w:rsidRDefault="4E6DC043" w14:paraId="302283F9" w14:textId="42801617">
      <w:pPr>
        <w:rPr>
          <w:sz w:val="28"/>
          <w:szCs w:val="28"/>
        </w:rPr>
      </w:pPr>
      <w:r w:rsidRPr="4E6DC043">
        <w:rPr>
          <w:sz w:val="28"/>
          <w:szCs w:val="28"/>
        </w:rPr>
        <w:t>En esta ventana puede ver los datos con respondiente dewa identidad de género de cada persona agregada por medio por cedula.</w:t>
      </w:r>
    </w:p>
    <w:p w:rsidR="4E6DC043" w:rsidP="4E6DC043" w:rsidRDefault="4E6DC043" w14:paraId="7EFEB2A0" w14:textId="2838A968">
      <w:pPr>
        <w:rPr>
          <w:sz w:val="28"/>
          <w:szCs w:val="28"/>
        </w:rPr>
      </w:pPr>
      <w:r w:rsidRPr="4E6DC043">
        <w:rPr>
          <w:sz w:val="28"/>
          <w:szCs w:val="28"/>
        </w:rPr>
        <w:t>En este caso puede actualizar y eliminar.</w:t>
      </w:r>
    </w:p>
    <w:p w:rsidR="226B305A" w:rsidP="4E6DC043" w:rsidRDefault="226B305A" w14:paraId="18AB4DEA" w14:textId="0118FDB0">
      <w:pPr>
        <w:rPr>
          <w:sz w:val="28"/>
          <w:szCs w:val="28"/>
        </w:rPr>
      </w:pPr>
    </w:p>
    <w:p w:rsidR="226B305A" w:rsidP="226B305A" w:rsidRDefault="226B305A" w14:paraId="570869B2" w14:textId="336467FA">
      <w:pPr>
        <w:rPr>
          <w:b/>
          <w:bCs/>
          <w:sz w:val="28"/>
          <w:szCs w:val="28"/>
        </w:rPr>
      </w:pPr>
    </w:p>
    <w:p w:rsidR="226B305A" w:rsidP="226B305A" w:rsidRDefault="226B305A" w14:paraId="5ED9F1A7" w14:textId="56EF676C">
      <w:pPr>
        <w:rPr>
          <w:b/>
          <w:bCs/>
          <w:sz w:val="28"/>
          <w:szCs w:val="28"/>
        </w:rPr>
      </w:pPr>
    </w:p>
    <w:p w:rsidR="226B305A" w:rsidP="226B305A" w:rsidRDefault="226B305A" w14:paraId="3DD7046B" w14:textId="18889479">
      <w:pPr>
        <w:rPr>
          <w:b/>
          <w:bCs/>
          <w:sz w:val="28"/>
          <w:szCs w:val="28"/>
        </w:rPr>
      </w:pPr>
    </w:p>
    <w:p w:rsidR="226B305A" w:rsidP="226B305A" w:rsidRDefault="6241C655" w14:paraId="58A7144F" w14:textId="55ABFEBF">
      <w:pPr>
        <w:rPr>
          <w:b/>
          <w:bCs/>
          <w:sz w:val="28"/>
          <w:szCs w:val="28"/>
        </w:rPr>
      </w:pPr>
      <w:r w:rsidRPr="6241C655">
        <w:rPr>
          <w:b/>
          <w:bCs/>
          <w:sz w:val="28"/>
          <w:szCs w:val="28"/>
        </w:rPr>
        <w:t>Otras consideraciones</w:t>
      </w:r>
    </w:p>
    <w:p w:rsidR="6241C655" w:rsidP="6241C655" w:rsidRDefault="4E6DC043" w14:paraId="3CC7B3F8" w14:textId="3A5BA989">
      <w:pPr>
        <w:rPr>
          <w:b/>
          <w:bCs/>
          <w:sz w:val="28"/>
          <w:szCs w:val="28"/>
        </w:rPr>
      </w:pPr>
      <w:r w:rsidRPr="4E6DC043">
        <w:rPr>
          <w:sz w:val="28"/>
          <w:szCs w:val="28"/>
        </w:rPr>
        <w:t>En esta interfaz</w:t>
      </w:r>
      <w:r w:rsidRPr="4E6DC043">
        <w:rPr>
          <w:b/>
          <w:bCs/>
          <w:sz w:val="28"/>
          <w:szCs w:val="28"/>
        </w:rPr>
        <w:t xml:space="preserve"> </w:t>
      </w:r>
      <w:r w:rsidRPr="4E6DC043">
        <w:rPr>
          <w:sz w:val="28"/>
          <w:szCs w:val="28"/>
        </w:rPr>
        <w:t>trae datos de tres tablas la cual donde se agrega esta ligada  con las otras dos que son países y identidad de género estándar.</w:t>
      </w:r>
    </w:p>
    <w:p w:rsidR="6241C655" w:rsidP="6241C655" w:rsidRDefault="6241C655" w14:paraId="33B652D5" w14:textId="1A1C1F01">
      <w:pPr>
        <w:rPr>
          <w:b/>
          <w:bCs/>
          <w:sz w:val="28"/>
          <w:szCs w:val="28"/>
        </w:rPr>
      </w:pPr>
    </w:p>
    <w:p w:rsidR="6241C655" w:rsidP="6241C655" w:rsidRDefault="6241C655" w14:paraId="4D2D39F0" w14:textId="6FA7AE2D">
      <w:pPr>
        <w:rPr>
          <w:b/>
          <w:bCs/>
          <w:sz w:val="28"/>
          <w:szCs w:val="28"/>
        </w:rPr>
      </w:pPr>
    </w:p>
    <w:p w:rsidR="6241C655" w:rsidP="4E6DC043" w:rsidRDefault="4E6DC043" w14:paraId="3D4532F3" w14:textId="43837261">
      <w:pPr>
        <w:rPr>
          <w:b/>
          <w:bCs/>
          <w:sz w:val="28"/>
          <w:szCs w:val="28"/>
        </w:rPr>
      </w:pPr>
      <w:r w:rsidRPr="4E6DC043">
        <w:rPr>
          <w:b/>
          <w:bCs/>
          <w:sz w:val="28"/>
          <w:szCs w:val="28"/>
        </w:rPr>
        <w:t xml:space="preserve">Prototipo </w:t>
      </w:r>
    </w:p>
    <w:p w:rsidR="6241C655" w:rsidP="4E6DC043" w:rsidRDefault="6241C655" w14:paraId="081AE867" w14:textId="77777777">
      <w:pPr>
        <w:rPr>
          <w:b/>
          <w:bCs/>
          <w:sz w:val="28"/>
          <w:szCs w:val="28"/>
        </w:rPr>
      </w:pPr>
    </w:p>
    <w:p w:rsidR="6241C655" w:rsidP="4E6DC043" w:rsidRDefault="6241C655" w14:paraId="3A926663" w14:textId="0CE9DB6C">
      <w:pPr>
        <w:rPr>
          <w:b/>
          <w:bCs/>
          <w:sz w:val="28"/>
          <w:szCs w:val="28"/>
        </w:rPr>
      </w:pPr>
      <w:r>
        <w:rPr>
          <w:noProof/>
        </w:rPr>
        <w:drawing>
          <wp:inline distT="0" distB="0" distL="0" distR="0" wp14:anchorId="37BDE1E6" wp14:editId="54117A02">
            <wp:extent cx="4572000" cy="2571750"/>
            <wp:effectExtent l="0" t="0" r="0" b="0"/>
            <wp:docPr id="314517387" name="Picture 314517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6241C655" w:rsidP="4E6DC043" w:rsidRDefault="4E6DC043" w14:paraId="730B6FDC" w14:textId="6BBD5C2F">
      <w:pPr>
        <w:rPr>
          <w:b/>
          <w:bCs/>
          <w:sz w:val="28"/>
          <w:szCs w:val="28"/>
        </w:rPr>
      </w:pPr>
      <w:r w:rsidRPr="4E6DC043">
        <w:rPr>
          <w:b/>
          <w:bCs/>
          <w:sz w:val="28"/>
          <w:szCs w:val="28"/>
        </w:rPr>
        <w:t>Descripción</w:t>
      </w:r>
    </w:p>
    <w:p w:rsidR="6241C655" w:rsidP="4E6DC043" w:rsidRDefault="4E6DC043" w14:paraId="0D05A2FA" w14:textId="21F845C4">
      <w:pPr>
        <w:rPr>
          <w:sz w:val="28"/>
          <w:szCs w:val="28"/>
        </w:rPr>
      </w:pPr>
      <w:r w:rsidRPr="4E6DC043">
        <w:rPr>
          <w:sz w:val="28"/>
          <w:szCs w:val="28"/>
        </w:rPr>
        <w:t>En esta opción podemos actualizar lo que es la identidad de género del usuario</w:t>
      </w:r>
    </w:p>
    <w:p w:rsidR="6241C655" w:rsidP="4E6DC043" w:rsidRDefault="6241C655" w14:paraId="1321CA88" w14:textId="0118FDB0">
      <w:pPr>
        <w:rPr>
          <w:b/>
          <w:bCs/>
          <w:sz w:val="28"/>
          <w:szCs w:val="28"/>
        </w:rPr>
      </w:pPr>
    </w:p>
    <w:p w:rsidR="6241C655" w:rsidP="4E6DC043" w:rsidRDefault="4E6DC043" w14:paraId="46FF0E75" w14:textId="6EA1AC2F">
      <w:pPr>
        <w:rPr>
          <w:sz w:val="28"/>
          <w:szCs w:val="28"/>
        </w:rPr>
      </w:pPr>
      <w:r w:rsidRPr="4E6DC043">
        <w:rPr>
          <w:sz w:val="28"/>
          <w:szCs w:val="28"/>
        </w:rPr>
        <w:t>Por medio de la lista despegables y la cedula</w:t>
      </w:r>
    </w:p>
    <w:p w:rsidR="6241C655" w:rsidP="4E6DC043" w:rsidRDefault="6241C655" w14:paraId="626F2EA3" w14:textId="56EF676C">
      <w:pPr>
        <w:rPr>
          <w:b/>
          <w:bCs/>
          <w:sz w:val="28"/>
          <w:szCs w:val="28"/>
        </w:rPr>
      </w:pPr>
    </w:p>
    <w:p w:rsidR="6241C655" w:rsidP="4E6DC043" w:rsidRDefault="6241C655" w14:paraId="66CBA1D1" w14:textId="18889479">
      <w:pPr>
        <w:rPr>
          <w:b/>
          <w:bCs/>
          <w:sz w:val="28"/>
          <w:szCs w:val="28"/>
        </w:rPr>
      </w:pPr>
    </w:p>
    <w:p w:rsidR="6241C655" w:rsidP="4E6DC043" w:rsidRDefault="4E6DC043" w14:paraId="140DC4DF" w14:textId="55ABFEBF">
      <w:pPr>
        <w:rPr>
          <w:b/>
          <w:bCs/>
          <w:sz w:val="28"/>
          <w:szCs w:val="28"/>
        </w:rPr>
      </w:pPr>
      <w:r w:rsidRPr="4E6DC043">
        <w:rPr>
          <w:b/>
          <w:bCs/>
          <w:sz w:val="28"/>
          <w:szCs w:val="28"/>
        </w:rPr>
        <w:t>Otras consideraciones</w:t>
      </w:r>
    </w:p>
    <w:p w:rsidR="6241C655" w:rsidP="4E6DC043" w:rsidRDefault="6241C655" w14:paraId="209B22DF" w14:textId="5DB975FA">
      <w:pPr>
        <w:rPr>
          <w:b/>
          <w:bCs/>
          <w:sz w:val="28"/>
          <w:szCs w:val="28"/>
        </w:rPr>
      </w:pPr>
    </w:p>
    <w:p w:rsidR="6241C655" w:rsidP="4E6DC043" w:rsidRDefault="6241C655" w14:paraId="663CA42B" w14:textId="332F79E6">
      <w:pPr>
        <w:rPr>
          <w:b/>
          <w:bCs/>
          <w:sz w:val="28"/>
          <w:szCs w:val="28"/>
        </w:rPr>
      </w:pPr>
    </w:p>
    <w:p w:rsidR="6241C655" w:rsidP="6241C655" w:rsidRDefault="6241C655" w14:paraId="5945CD82" w14:textId="2B0198B1">
      <w:pPr>
        <w:rPr>
          <w:b/>
          <w:bCs/>
          <w:sz w:val="28"/>
          <w:szCs w:val="28"/>
        </w:rPr>
      </w:pPr>
    </w:p>
    <w:p w:rsidR="226B305A" w:rsidP="226B305A" w:rsidRDefault="226B305A" w14:paraId="25ED92A2" w14:textId="2ED35397">
      <w:pPr>
        <w:rPr>
          <w:b/>
          <w:bCs/>
          <w:sz w:val="28"/>
          <w:szCs w:val="28"/>
        </w:rPr>
      </w:pPr>
    </w:p>
    <w:p w:rsidR="1E2D9E88" w:rsidP="226B305A" w:rsidRDefault="1E2D9E88" w14:paraId="069E3F52" w14:textId="2FBCE5DD">
      <w:pPr>
        <w:ind w:left="720"/>
        <w:rPr>
          <w:b/>
          <w:bCs/>
          <w:sz w:val="28"/>
          <w:szCs w:val="28"/>
        </w:rPr>
      </w:pPr>
    </w:p>
    <w:p w:rsidR="0019769A" w:rsidP="56BB98AF" w:rsidRDefault="1E96E244" w14:paraId="70D57761" w14:textId="6D751961">
      <w:pPr>
        <w:pStyle w:val="Heading2"/>
        <w:ind w:left="720"/>
      </w:pPr>
      <w:bookmarkStart w:name="_Toc2053094683" w:id="97"/>
      <w:r>
        <w:t>Funcionalidad de Mantenimiento de Modalidad (RF-13)</w:t>
      </w:r>
      <w:bookmarkEnd w:id="97"/>
    </w:p>
    <w:p w:rsidR="56BB98AF" w:rsidP="56BB98AF" w:rsidRDefault="56BB98AF" w14:paraId="26A215F1" w14:textId="5366BF6C"/>
    <w:p w:rsidR="1E2D9E88" w:rsidP="03F3B94B" w:rsidRDefault="4E6DC043" w14:paraId="638C976B" w14:textId="43837261">
      <w:pPr>
        <w:rPr>
          <w:b/>
          <w:sz w:val="28"/>
          <w:szCs w:val="28"/>
        </w:rPr>
      </w:pPr>
      <w:r w:rsidRPr="4E6DC043">
        <w:rPr>
          <w:b/>
          <w:bCs/>
          <w:sz w:val="28"/>
          <w:szCs w:val="28"/>
        </w:rPr>
        <w:t xml:space="preserve">Prototipo </w:t>
      </w:r>
    </w:p>
    <w:p w:rsidR="1E2D9E88" w:rsidP="4E6DC043" w:rsidRDefault="4E6DC043" w14:paraId="1FBFAC30" w14:textId="49BBB1BB">
      <w:r>
        <w:t>C</w:t>
      </w:r>
      <w:r w:rsidR="1E2D9E88">
        <w:rPr>
          <w:noProof/>
        </w:rPr>
        <w:drawing>
          <wp:inline distT="0" distB="0" distL="0" distR="0" wp14:anchorId="0519C5E9" wp14:editId="3111ABCF">
            <wp:extent cx="4572000" cy="2086847"/>
            <wp:effectExtent l="0" t="0" r="0" b="0"/>
            <wp:docPr id="1425073578" name="Picture 1425073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5073578"/>
                    <pic:cNvPicPr/>
                  </pic:nvPicPr>
                  <pic:blipFill>
                    <a:blip r:embed="rId27">
                      <a:extLst>
                        <a:ext uri="{28A0092B-C50C-407E-A947-70E740481C1C}">
                          <a14:useLocalDpi xmlns:a14="http://schemas.microsoft.com/office/drawing/2010/main" val="0"/>
                        </a:ext>
                      </a:extLst>
                    </a:blip>
                    <a:srcRect t="13670" b="5185"/>
                    <a:stretch>
                      <a:fillRect/>
                    </a:stretch>
                  </pic:blipFill>
                  <pic:spPr>
                    <a:xfrm>
                      <a:off x="0" y="0"/>
                      <a:ext cx="4572000" cy="2086847"/>
                    </a:xfrm>
                    <a:prstGeom prst="rect">
                      <a:avLst/>
                    </a:prstGeom>
                  </pic:spPr>
                </pic:pic>
              </a:graphicData>
            </a:graphic>
          </wp:inline>
        </w:drawing>
      </w:r>
    </w:p>
    <w:p w:rsidR="1E2D9E88" w:rsidRDefault="1E2D9E88" w14:paraId="07D72677" w14:textId="61ABB148">
      <w:pPr>
        <w:rPr>
          <w:b/>
          <w:sz w:val="28"/>
          <w:szCs w:val="28"/>
        </w:rPr>
      </w:pPr>
    </w:p>
    <w:p w:rsidR="226B305A" w:rsidP="6241C655" w:rsidRDefault="12D99312" w14:paraId="2EB46992" w14:textId="2B85FA72">
      <w:pPr>
        <w:rPr>
          <w:sz w:val="28"/>
          <w:szCs w:val="28"/>
        </w:rPr>
      </w:pPr>
      <w:r w:rsidRPr="12D99312">
        <w:rPr>
          <w:b/>
          <w:bCs/>
          <w:sz w:val="28"/>
          <w:szCs w:val="28"/>
        </w:rPr>
        <w:t xml:space="preserve">Descripción: </w:t>
      </w:r>
      <w:r w:rsidRPr="12D99312">
        <w:rPr>
          <w:color w:val="000000" w:themeColor="text1"/>
        </w:rPr>
        <w:t xml:space="preserve">Este prototipo de cabina tiene como objetivo mostrar al usuario los tipos de modalidades, agregar una nueva modalidad, actualizar una modalidad ya existente y eliminar una modalidad ya existente. Consta de una tabla con 4 campos código, titulo, descripción, y acciones. La acción del botón de eliminar permitirá que al ser presionado hará que los datos se actualicen en la base de datos de la tabla modalidad (ta_modalidades) y se registrará en la tabla de bitácora. </w:t>
      </w:r>
      <w:r w:rsidRPr="12D99312">
        <w:rPr>
          <w:sz w:val="28"/>
          <w:szCs w:val="28"/>
        </w:rPr>
        <w:t xml:space="preserve"> </w:t>
      </w:r>
    </w:p>
    <w:p w:rsidR="12D99312" w:rsidP="12D99312" w:rsidRDefault="12D99312" w14:paraId="6BDDAAB8" w14:textId="7A4BBD84">
      <w:pPr>
        <w:rPr>
          <w:sz w:val="28"/>
          <w:szCs w:val="28"/>
        </w:rPr>
      </w:pPr>
    </w:p>
    <w:p w:rsidR="12D99312" w:rsidP="12D99312" w:rsidRDefault="12D99312" w14:paraId="53557D81" w14:textId="2FE6BC25">
      <w:pPr>
        <w:rPr>
          <w:sz w:val="28"/>
          <w:szCs w:val="28"/>
        </w:rPr>
      </w:pPr>
    </w:p>
    <w:p w:rsidR="226B305A" w:rsidP="6241C655" w:rsidRDefault="226B305A" w14:paraId="2FD35C8C" w14:textId="7CE7460E">
      <w:pPr>
        <w:rPr>
          <w:sz w:val="28"/>
          <w:szCs w:val="28"/>
        </w:rPr>
      </w:pPr>
    </w:p>
    <w:p w:rsidR="6241C655" w:rsidP="6241C655" w:rsidRDefault="6241C655" w14:paraId="34171316" w14:textId="74BA2CB3">
      <w:pPr>
        <w:rPr>
          <w:b/>
          <w:bCs/>
          <w:sz w:val="28"/>
          <w:szCs w:val="28"/>
        </w:rPr>
      </w:pPr>
      <w:r w:rsidRPr="6241C655">
        <w:rPr>
          <w:b/>
          <w:bCs/>
          <w:sz w:val="28"/>
          <w:szCs w:val="28"/>
        </w:rPr>
        <w:t>Prototipo</w:t>
      </w:r>
    </w:p>
    <w:p w:rsidR="6241C655" w:rsidP="6241C655" w:rsidRDefault="6241C655" w14:paraId="0F53FB2C" w14:textId="793919C2">
      <w:pPr>
        <w:rPr>
          <w:b/>
          <w:bCs/>
          <w:sz w:val="28"/>
          <w:szCs w:val="28"/>
        </w:rPr>
      </w:pPr>
    </w:p>
    <w:p w:rsidR="6241C655" w:rsidP="6241C655" w:rsidRDefault="6241C655" w14:paraId="007F68D6" w14:textId="575C2B45">
      <w:r>
        <w:rPr>
          <w:noProof/>
        </w:rPr>
        <w:drawing>
          <wp:inline distT="0" distB="0" distL="0" distR="0" wp14:anchorId="375BFBA6" wp14:editId="5E28E067">
            <wp:extent cx="3771900" cy="1626143"/>
            <wp:effectExtent l="0" t="0" r="0" b="0"/>
            <wp:docPr id="1278302533" name="Picture 1278302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8302533"/>
                    <pic:cNvPicPr/>
                  </pic:nvPicPr>
                  <pic:blipFill>
                    <a:blip r:embed="rId28">
                      <a:extLst>
                        <a:ext uri="{28A0092B-C50C-407E-A947-70E740481C1C}">
                          <a14:useLocalDpi xmlns:a14="http://schemas.microsoft.com/office/drawing/2010/main" val="0"/>
                        </a:ext>
                      </a:extLst>
                    </a:blip>
                    <a:srcRect t="13199" r="17500" b="23570"/>
                    <a:stretch>
                      <a:fillRect/>
                    </a:stretch>
                  </pic:blipFill>
                  <pic:spPr>
                    <a:xfrm>
                      <a:off x="0" y="0"/>
                      <a:ext cx="3771900" cy="1626143"/>
                    </a:xfrm>
                    <a:prstGeom prst="rect">
                      <a:avLst/>
                    </a:prstGeom>
                  </pic:spPr>
                </pic:pic>
              </a:graphicData>
            </a:graphic>
          </wp:inline>
        </w:drawing>
      </w:r>
    </w:p>
    <w:p w:rsidR="6241C655" w:rsidP="6241C655" w:rsidRDefault="6241C655" w14:paraId="7CB4FF44" w14:textId="71194ACB">
      <w:pPr>
        <w:rPr>
          <w:b/>
          <w:bCs/>
          <w:sz w:val="28"/>
          <w:szCs w:val="28"/>
        </w:rPr>
      </w:pPr>
    </w:p>
    <w:p w:rsidR="6241C655" w:rsidP="6241C655" w:rsidRDefault="4A1D6DF1" w14:paraId="3CD22848" w14:textId="4816CB83">
      <w:pPr>
        <w:rPr>
          <w:sz w:val="28"/>
          <w:szCs w:val="28"/>
        </w:rPr>
      </w:pPr>
      <w:r w:rsidRPr="4A1D6DF1">
        <w:rPr>
          <w:b/>
          <w:bCs/>
          <w:sz w:val="28"/>
          <w:szCs w:val="28"/>
        </w:rPr>
        <w:t>Descripción:</w:t>
      </w:r>
      <w:r w:rsidRPr="4A1D6DF1">
        <w:rPr>
          <w:sz w:val="28"/>
          <w:szCs w:val="28"/>
        </w:rPr>
        <w:t xml:space="preserve"> </w:t>
      </w:r>
      <w:r w:rsidRPr="4A1D6DF1">
        <w:rPr>
          <w:color w:val="000000" w:themeColor="text1"/>
        </w:rPr>
        <w:t xml:space="preserve">Este prototipo de cabina permite crear nuevos tipos de modalidades al sistema, consta de un formulario con 2 campos título y descripción, además del botón de guardar que, al ser presionado hará que los datos se registren en la base de datos de la tabla modalidad (ta_modalidades).  </w:t>
      </w:r>
    </w:p>
    <w:p w:rsidR="6241C655" w:rsidP="6241C655" w:rsidRDefault="6241C655" w14:paraId="2591318E" w14:textId="5E0A966E">
      <w:pPr>
        <w:rPr>
          <w:sz w:val="28"/>
          <w:szCs w:val="28"/>
        </w:rPr>
      </w:pPr>
    </w:p>
    <w:p w:rsidR="6241C655" w:rsidP="6241C655" w:rsidRDefault="6241C655" w14:paraId="6566450A" w14:textId="526F9053">
      <w:pPr>
        <w:rPr>
          <w:sz w:val="28"/>
          <w:szCs w:val="28"/>
        </w:rPr>
      </w:pPr>
    </w:p>
    <w:p w:rsidR="6241C655" w:rsidP="6241C655" w:rsidRDefault="6241C655" w14:paraId="04BE4D15" w14:textId="0FFC1F65">
      <w:pPr>
        <w:rPr>
          <w:sz w:val="28"/>
          <w:szCs w:val="28"/>
        </w:rPr>
      </w:pPr>
    </w:p>
    <w:p w:rsidR="6241C655" w:rsidP="6241C655" w:rsidRDefault="6241C655" w14:paraId="5165108C" w14:textId="055E042F">
      <w:pPr>
        <w:rPr>
          <w:sz w:val="28"/>
          <w:szCs w:val="28"/>
        </w:rPr>
      </w:pPr>
    </w:p>
    <w:p w:rsidR="6241C655" w:rsidP="6241C655" w:rsidRDefault="6241C655" w14:paraId="575DDA53" w14:textId="615F9211">
      <w:pPr>
        <w:rPr>
          <w:sz w:val="28"/>
          <w:szCs w:val="28"/>
        </w:rPr>
      </w:pPr>
    </w:p>
    <w:p w:rsidR="6241C655" w:rsidP="6241C655" w:rsidRDefault="6241C655" w14:paraId="5CA07EDF" w14:textId="011C326A">
      <w:pPr>
        <w:rPr>
          <w:sz w:val="28"/>
          <w:szCs w:val="28"/>
        </w:rPr>
      </w:pPr>
    </w:p>
    <w:p w:rsidR="6241C655" w:rsidP="6241C655" w:rsidRDefault="6241C655" w14:paraId="0CF0468C" w14:textId="74BA2CB3">
      <w:pPr>
        <w:rPr>
          <w:b/>
          <w:bCs/>
          <w:sz w:val="28"/>
          <w:szCs w:val="28"/>
        </w:rPr>
      </w:pPr>
      <w:r w:rsidRPr="6241C655">
        <w:rPr>
          <w:b/>
          <w:bCs/>
          <w:sz w:val="28"/>
          <w:szCs w:val="28"/>
        </w:rPr>
        <w:t>Prototipo</w:t>
      </w:r>
    </w:p>
    <w:p w:rsidR="6241C655" w:rsidP="6241C655" w:rsidRDefault="6241C655" w14:paraId="4E1F0CCD" w14:textId="45459B8E">
      <w:pPr>
        <w:rPr>
          <w:b/>
          <w:bCs/>
          <w:sz w:val="28"/>
          <w:szCs w:val="28"/>
        </w:rPr>
      </w:pPr>
    </w:p>
    <w:p w:rsidR="6241C655" w:rsidP="6241C655" w:rsidRDefault="6241C655" w14:paraId="59A27605" w14:textId="01F1F54E">
      <w:r>
        <w:rPr>
          <w:noProof/>
        </w:rPr>
        <w:drawing>
          <wp:inline distT="0" distB="0" distL="0" distR="0" wp14:anchorId="7CB93E32" wp14:editId="6469CE54">
            <wp:extent cx="3905220" cy="1638282"/>
            <wp:effectExtent l="0" t="0" r="0" b="0"/>
            <wp:docPr id="34254580" name="Picture 34254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54580"/>
                    <pic:cNvPicPr/>
                  </pic:nvPicPr>
                  <pic:blipFill>
                    <a:blip r:embed="rId29">
                      <a:extLst>
                        <a:ext uri="{28A0092B-C50C-407E-A947-70E740481C1C}">
                          <a14:useLocalDpi xmlns:a14="http://schemas.microsoft.com/office/drawing/2010/main" val="0"/>
                        </a:ext>
                      </a:extLst>
                    </a:blip>
                    <a:srcRect t="13670" r="14584" b="22627"/>
                    <a:stretch>
                      <a:fillRect/>
                    </a:stretch>
                  </pic:blipFill>
                  <pic:spPr>
                    <a:xfrm>
                      <a:off x="0" y="0"/>
                      <a:ext cx="3905220" cy="1638282"/>
                    </a:xfrm>
                    <a:prstGeom prst="rect">
                      <a:avLst/>
                    </a:prstGeom>
                  </pic:spPr>
                </pic:pic>
              </a:graphicData>
            </a:graphic>
          </wp:inline>
        </w:drawing>
      </w:r>
    </w:p>
    <w:p w:rsidR="6241C655" w:rsidP="6241C655" w:rsidRDefault="4A1D6DF1" w14:paraId="03BC34F2" w14:textId="4FD98250">
      <w:pPr>
        <w:rPr>
          <w:sz w:val="28"/>
          <w:szCs w:val="28"/>
        </w:rPr>
      </w:pPr>
      <w:r w:rsidRPr="4A1D6DF1">
        <w:rPr>
          <w:b/>
          <w:bCs/>
          <w:sz w:val="28"/>
          <w:szCs w:val="28"/>
        </w:rPr>
        <w:t>Descripción:</w:t>
      </w:r>
      <w:r w:rsidRPr="4A1D6DF1">
        <w:rPr>
          <w:sz w:val="28"/>
          <w:szCs w:val="28"/>
        </w:rPr>
        <w:t xml:space="preserve"> E</w:t>
      </w:r>
      <w:r w:rsidRPr="4A1D6DF1">
        <w:rPr>
          <w:color w:val="000000" w:themeColor="text1"/>
        </w:rPr>
        <w:t xml:space="preserve">ste prototipo de cabina permite actualizar modalidades ya existentes en el sistema, consta de un formulario con 2 campos título y descripción, además del botón de actualizar que, al ser presionado hará que los datos se actualicen en la base de datos de la tabla modalidad (ta_modalidades). </w:t>
      </w:r>
      <w:r w:rsidRPr="4A1D6DF1">
        <w:rPr>
          <w:sz w:val="28"/>
          <w:szCs w:val="28"/>
        </w:rPr>
        <w:t xml:space="preserve"> </w:t>
      </w:r>
    </w:p>
    <w:p w:rsidR="6241C655" w:rsidP="6241C655" w:rsidRDefault="6241C655" w14:paraId="521B1E84" w14:textId="050BC21A">
      <w:pPr>
        <w:rPr>
          <w:sz w:val="28"/>
          <w:szCs w:val="28"/>
        </w:rPr>
      </w:pPr>
    </w:p>
    <w:p w:rsidR="6241C655" w:rsidP="6241C655" w:rsidRDefault="6241C655" w14:paraId="43BEEA6D" w14:textId="2B0729C5">
      <w:pPr>
        <w:rPr>
          <w:b/>
          <w:bCs/>
          <w:sz w:val="28"/>
          <w:szCs w:val="28"/>
        </w:rPr>
      </w:pPr>
    </w:p>
    <w:p w:rsidR="226B305A" w:rsidP="56BB98AF" w:rsidRDefault="4A1D6DF1" w14:paraId="5E78EC5E" w14:textId="251BEBEF">
      <w:pPr>
        <w:spacing w:line="360" w:lineRule="auto"/>
        <w:rPr>
          <w:color w:val="434343"/>
          <w:sz w:val="32"/>
          <w:szCs w:val="32"/>
        </w:rPr>
      </w:pPr>
      <w:r w:rsidRPr="4A1D6DF1">
        <w:rPr>
          <w:b/>
          <w:bCs/>
          <w:color w:val="000000" w:themeColor="text1"/>
          <w:sz w:val="28"/>
          <w:szCs w:val="28"/>
        </w:rPr>
        <w:t>Gestionar Modalidad:</w:t>
      </w:r>
      <w:r w:rsidRPr="4A1D6DF1">
        <w:rPr>
          <w:b/>
          <w:bCs/>
          <w:color w:val="000000" w:themeColor="text1"/>
        </w:rPr>
        <w:t xml:space="preserve"> </w:t>
      </w:r>
      <w:r w:rsidRPr="4A1D6DF1">
        <w:rPr>
          <w:color w:val="000000" w:themeColor="text1"/>
        </w:rPr>
        <w:t>El CRUD de la funcionalidad de modalidad debe permitir crear, editar, eliminar, buscar o exportar la modalidad de un hecho ocurrido en un femicidio.</w:t>
      </w:r>
    </w:p>
    <w:p w:rsidR="226B305A" w:rsidP="56BB98AF" w:rsidRDefault="226B305A" w14:paraId="120AA219" w14:textId="49FDC058">
      <w:pPr>
        <w:spacing w:line="360" w:lineRule="auto"/>
        <w:rPr>
          <w:rFonts w:ascii="Arial" w:hAnsi="Arial" w:eastAsia="Arial" w:cs="Arial"/>
          <w:color w:val="000000" w:themeColor="text1"/>
        </w:rPr>
      </w:pPr>
    </w:p>
    <w:p w:rsidR="226B305A" w:rsidP="56BB98AF" w:rsidRDefault="12D99312" w14:paraId="66CE366F" w14:textId="4EE438ED">
      <w:pPr>
        <w:spacing w:line="360" w:lineRule="auto"/>
      </w:pPr>
      <w:r w:rsidRPr="12D99312">
        <w:rPr>
          <w:b/>
          <w:bCs/>
          <w:color w:val="000000" w:themeColor="text1"/>
          <w:sz w:val="28"/>
          <w:szCs w:val="28"/>
        </w:rPr>
        <w:t xml:space="preserve">RF-13.1 Agregar Modalidad: </w:t>
      </w:r>
      <w:r w:rsidRPr="12D99312">
        <w:rPr>
          <w:color w:val="000000" w:themeColor="text1"/>
        </w:rPr>
        <w:t xml:space="preserve">El sistema debe permitir agregar información del tipo de modalidad de un hecho ocurrido en un femicidio, incluyendo los campos de código, título y descripción. El campo código debe ser un campo único para cada modalidad este será el campo primario de la clase. El campo de descripción debe permitir ingresar información detallada del tipo de modalidad ocurrida en el hecho. El campo de título debe permitir introducir el nombre del tipo de modalidad ocurrida en el hecho. </w:t>
      </w:r>
    </w:p>
    <w:p w:rsidR="226B305A" w:rsidP="56BB98AF" w:rsidRDefault="12D99312" w14:paraId="6B701190" w14:textId="1EBCD3C6">
      <w:pPr>
        <w:spacing w:line="360" w:lineRule="auto"/>
        <w:rPr>
          <w:rFonts w:ascii="Arial" w:hAnsi="Arial" w:eastAsia="Arial" w:cs="Arial"/>
          <w:color w:val="000000" w:themeColor="text1"/>
        </w:rPr>
      </w:pPr>
      <w:r w:rsidRPr="12D99312">
        <w:rPr>
          <w:b/>
          <w:bCs/>
          <w:color w:val="000000" w:themeColor="text1"/>
          <w:sz w:val="28"/>
          <w:szCs w:val="28"/>
        </w:rPr>
        <w:t xml:space="preserve">RF-13.2 Editar Modalidad: </w:t>
      </w:r>
      <w:r w:rsidRPr="12D99312">
        <w:rPr>
          <w:color w:val="000000" w:themeColor="text1"/>
        </w:rPr>
        <w:t>El sistema debe permitir modificar las variables código, título y descripción del tipo de modalidad registrado. El campo descripción debe permitir modificar la información detallada anteriormente sobre el tipo de modalidad ocurrida en el hecho. El campo título debe permitir modificar el nombre del tipo de modalidad ocurrida en el hecho ya registrado. El campo de código debe permitir modificar el número de código que poseerá el nombre de la modalidad del hecho.</w:t>
      </w:r>
    </w:p>
    <w:p w:rsidR="226B305A" w:rsidP="6241C655" w:rsidRDefault="12D99312" w14:paraId="27DDCF10" w14:textId="4A1A6C79">
      <w:pPr>
        <w:spacing w:line="360" w:lineRule="auto"/>
      </w:pPr>
      <w:r w:rsidRPr="12D99312">
        <w:rPr>
          <w:b/>
          <w:bCs/>
          <w:color w:val="000000" w:themeColor="text1"/>
        </w:rPr>
        <w:t xml:space="preserve"> R</w:t>
      </w:r>
      <w:r w:rsidRPr="12D99312">
        <w:rPr>
          <w:b/>
          <w:bCs/>
          <w:color w:val="000000" w:themeColor="text1"/>
          <w:sz w:val="28"/>
          <w:szCs w:val="28"/>
        </w:rPr>
        <w:t>F-13.3 Eliminar modalidad:</w:t>
      </w:r>
      <w:r w:rsidRPr="12D99312">
        <w:rPr>
          <w:b/>
          <w:bCs/>
          <w:color w:val="000000" w:themeColor="text1"/>
        </w:rPr>
        <w:t xml:space="preserve"> </w:t>
      </w:r>
      <w:r w:rsidRPr="12D99312">
        <w:rPr>
          <w:color w:val="000000" w:themeColor="text1"/>
        </w:rPr>
        <w:t>El sistema debe permitir eliminar el tipo de modalidad de un hecho, esta debe ser identificada por su número de código de modalidad. Al eliminar la información del tipo de modalidad de un hecho, también se deben eliminar todos los campos asociados, incluyendo descripción, código y nombre.</w:t>
      </w:r>
    </w:p>
    <w:p w:rsidR="226B305A" w:rsidP="226B305A" w:rsidRDefault="226B305A" w14:paraId="024BD0D5" w14:textId="336467FA">
      <w:pPr>
        <w:rPr>
          <w:b/>
          <w:bCs/>
          <w:sz w:val="28"/>
          <w:szCs w:val="28"/>
        </w:rPr>
      </w:pPr>
    </w:p>
    <w:p w:rsidR="226B305A" w:rsidP="226B305A" w:rsidRDefault="226B305A" w14:paraId="53D58791" w14:textId="56EF676C">
      <w:pPr>
        <w:rPr>
          <w:b/>
          <w:bCs/>
          <w:sz w:val="28"/>
          <w:szCs w:val="28"/>
        </w:rPr>
      </w:pPr>
    </w:p>
    <w:p w:rsidR="226B305A" w:rsidP="226B305A" w:rsidRDefault="226B305A" w14:paraId="1F81E42D" w14:textId="18889479">
      <w:pPr>
        <w:rPr>
          <w:b/>
          <w:bCs/>
          <w:sz w:val="28"/>
          <w:szCs w:val="28"/>
        </w:rPr>
      </w:pPr>
    </w:p>
    <w:p w:rsidR="56BB98AF" w:rsidP="56BB98AF" w:rsidRDefault="56BB98AF" w14:paraId="06B596F7" w14:textId="7823A7C1">
      <w:pPr>
        <w:rPr>
          <w:b/>
          <w:bCs/>
          <w:sz w:val="28"/>
          <w:szCs w:val="28"/>
        </w:rPr>
      </w:pPr>
      <w:r w:rsidRPr="56BB98AF">
        <w:rPr>
          <w:b/>
          <w:bCs/>
          <w:sz w:val="28"/>
          <w:szCs w:val="28"/>
        </w:rPr>
        <w:t>Otras consideraciones</w:t>
      </w:r>
    </w:p>
    <w:p w:rsidR="56BB98AF" w:rsidP="56BB98AF" w:rsidRDefault="56BB98AF" w14:paraId="2C48702F" w14:textId="73A7EA00">
      <w:pPr>
        <w:rPr>
          <w:b/>
          <w:bCs/>
          <w:color w:val="000000" w:themeColor="text1"/>
          <w:sz w:val="28"/>
          <w:szCs w:val="28"/>
        </w:rPr>
      </w:pPr>
    </w:p>
    <w:p w:rsidR="56BB98AF" w:rsidP="56BB98AF" w:rsidRDefault="4A1D6DF1" w14:paraId="133A97A0" w14:textId="1A3FC1C5">
      <w:pPr>
        <w:rPr>
          <w:b/>
          <w:bCs/>
          <w:color w:val="000000" w:themeColor="text1"/>
          <w:sz w:val="32"/>
          <w:szCs w:val="32"/>
        </w:rPr>
      </w:pPr>
      <w:r w:rsidRPr="4A1D6DF1">
        <w:rPr>
          <w:b/>
          <w:bCs/>
          <w:color w:val="000000" w:themeColor="text1"/>
          <w:sz w:val="28"/>
          <w:szCs w:val="28"/>
        </w:rPr>
        <w:t xml:space="preserve">RNF-13.1. </w:t>
      </w:r>
      <w:r w:rsidRPr="4A1D6DF1">
        <w:rPr>
          <w:color w:val="000000" w:themeColor="text1"/>
        </w:rPr>
        <w:t xml:space="preserve">La funcionalidad debe contener una interfaz intuitiva en la que sea capaz de realizar operaciones como: crear, consultar, modificar y eliminar de manera rápida y eficiente, incluso cuando se manejen grandes cantidades de datos. </w:t>
      </w:r>
    </w:p>
    <w:p w:rsidR="56BB98AF" w:rsidP="56BB98AF" w:rsidRDefault="4A1D6DF1" w14:paraId="0AE04433" w14:textId="73BE435C">
      <w:pPr>
        <w:rPr>
          <w:color w:val="000000" w:themeColor="text1"/>
          <w:sz w:val="32"/>
          <w:szCs w:val="32"/>
        </w:rPr>
      </w:pPr>
      <w:r w:rsidRPr="4A1D6DF1">
        <w:rPr>
          <w:b/>
          <w:bCs/>
          <w:color w:val="000000" w:themeColor="text1"/>
          <w:sz w:val="28"/>
          <w:szCs w:val="28"/>
        </w:rPr>
        <w:t xml:space="preserve">RNF-13.2. </w:t>
      </w:r>
      <w:r w:rsidRPr="4A1D6DF1">
        <w:rPr>
          <w:color w:val="000000" w:themeColor="text1"/>
        </w:rPr>
        <w:t>La funcionalidad debe contener un formulario para poder ingresar los datos del tipo de modalidad de un hecho tales como código, título y descripción.</w:t>
      </w:r>
    </w:p>
    <w:p w:rsidR="56BB98AF" w:rsidP="56BB98AF" w:rsidRDefault="4A1D6DF1" w14:paraId="77FB47C1" w14:textId="432F6C3E">
      <w:pPr>
        <w:rPr>
          <w:color w:val="000000" w:themeColor="text1"/>
          <w:sz w:val="32"/>
          <w:szCs w:val="32"/>
        </w:rPr>
      </w:pPr>
      <w:r w:rsidRPr="4A1D6DF1">
        <w:rPr>
          <w:b/>
          <w:bCs/>
          <w:color w:val="000000" w:themeColor="text1"/>
          <w:sz w:val="28"/>
          <w:szCs w:val="28"/>
        </w:rPr>
        <w:t xml:space="preserve">RNF-13.3. </w:t>
      </w:r>
      <w:r w:rsidRPr="4A1D6DF1">
        <w:rPr>
          <w:color w:val="000000" w:themeColor="text1"/>
        </w:rPr>
        <w:t>La funcionalidad debe validar si el tipo de modalidad que se está creando, ya existe en la base de datos, si ya se encuentra registrado, deberá mostrar un mensaje de alerta y no permitir crearlo.</w:t>
      </w:r>
    </w:p>
    <w:p w:rsidR="56BB98AF" w:rsidP="56BB98AF" w:rsidRDefault="4A1D6DF1" w14:paraId="4AA83171" w14:textId="3C45356F">
      <w:pPr>
        <w:rPr>
          <w:color w:val="000000" w:themeColor="text1"/>
          <w:sz w:val="32"/>
          <w:szCs w:val="32"/>
        </w:rPr>
      </w:pPr>
      <w:r w:rsidRPr="4A1D6DF1">
        <w:rPr>
          <w:b/>
          <w:bCs/>
          <w:color w:val="000000" w:themeColor="text1"/>
          <w:sz w:val="28"/>
          <w:szCs w:val="28"/>
        </w:rPr>
        <w:t xml:space="preserve">RNF-13.4. </w:t>
      </w:r>
      <w:r w:rsidRPr="4A1D6DF1">
        <w:rPr>
          <w:color w:val="000000" w:themeColor="text1"/>
        </w:rPr>
        <w:t>La funcionalidad debe mostrar los tipos de modalidad de un hecho mediante un combo Box en la interfaz de la clase Hecho, lo que le permite al usuario seleccionar una opción de la lista desplegable.</w:t>
      </w:r>
    </w:p>
    <w:p w:rsidR="56BB98AF" w:rsidP="56BB98AF" w:rsidRDefault="4A1D6DF1" w14:paraId="6F607C04" w14:textId="128B114D">
      <w:pPr>
        <w:rPr>
          <w:color w:val="000000" w:themeColor="text1"/>
          <w:sz w:val="32"/>
          <w:szCs w:val="32"/>
        </w:rPr>
      </w:pPr>
      <w:r w:rsidRPr="4A1D6DF1">
        <w:rPr>
          <w:b/>
          <w:bCs/>
          <w:color w:val="000000" w:themeColor="text1"/>
          <w:sz w:val="28"/>
          <w:szCs w:val="28"/>
        </w:rPr>
        <w:t xml:space="preserve">RNF-13.5. </w:t>
      </w:r>
      <w:r w:rsidRPr="4A1D6DF1">
        <w:rPr>
          <w:color w:val="000000" w:themeColor="text1"/>
        </w:rPr>
        <w:t>La funcionalidad deberá estar disponible para realizar consultas por título y código en todo momento, debe tener una alta disponibilidad y manejar la carga de tráfico constante.</w:t>
      </w:r>
    </w:p>
    <w:p w:rsidR="56BB98AF" w:rsidP="56BB98AF" w:rsidRDefault="12D99312" w14:paraId="14A9E6BA" w14:textId="291635D3">
      <w:pPr>
        <w:rPr>
          <w:color w:val="000000" w:themeColor="text1"/>
          <w:sz w:val="32"/>
          <w:szCs w:val="32"/>
        </w:rPr>
      </w:pPr>
      <w:r w:rsidRPr="12D99312">
        <w:rPr>
          <w:b/>
          <w:bCs/>
          <w:color w:val="000000" w:themeColor="text1"/>
          <w:sz w:val="28"/>
          <w:szCs w:val="28"/>
        </w:rPr>
        <w:t>RNF-13.6.</w:t>
      </w:r>
      <w:r w:rsidRPr="12D99312">
        <w:rPr>
          <w:color w:val="000000" w:themeColor="text1"/>
          <w:sz w:val="28"/>
          <w:szCs w:val="28"/>
        </w:rPr>
        <w:t xml:space="preserve"> </w:t>
      </w:r>
      <w:r w:rsidRPr="12D99312">
        <w:rPr>
          <w:color w:val="000000" w:themeColor="text1"/>
        </w:rPr>
        <w:t>La funcionalidad deberá contener la interfaz del módulo tipo de modalidad debe contener botones tales como agregar, modificar, eliminar, donde el sistema debe ser capaz de responder a dichas acciones de manera rápida y en tiempo real.</w:t>
      </w:r>
    </w:p>
    <w:p w:rsidR="56BB98AF" w:rsidP="56BB98AF" w:rsidRDefault="56BB98AF" w14:paraId="23D633BA" w14:textId="7E8998FF">
      <w:pPr>
        <w:rPr>
          <w:color w:val="000000" w:themeColor="text1"/>
          <w:sz w:val="28"/>
          <w:szCs w:val="28"/>
        </w:rPr>
      </w:pPr>
    </w:p>
    <w:p w:rsidR="56BB98AF" w:rsidP="56BB98AF" w:rsidRDefault="56BB98AF" w14:paraId="39755D41" w14:textId="6B09B24C">
      <w:pPr>
        <w:rPr>
          <w:color w:val="000000" w:themeColor="text1"/>
          <w:sz w:val="28"/>
          <w:szCs w:val="28"/>
        </w:rPr>
      </w:pPr>
    </w:p>
    <w:p w:rsidR="56BB98AF" w:rsidP="56BB98AF" w:rsidRDefault="56BB98AF" w14:paraId="7633DB43" w14:textId="79FA787C">
      <w:pPr>
        <w:rPr>
          <w:color w:val="000000" w:themeColor="text1"/>
          <w:sz w:val="28"/>
          <w:szCs w:val="28"/>
        </w:rPr>
      </w:pPr>
    </w:p>
    <w:p w:rsidR="56BB98AF" w:rsidP="56BB98AF" w:rsidRDefault="56BB98AF" w14:paraId="2856D7F3" w14:textId="22959B63">
      <w:pPr>
        <w:rPr>
          <w:color w:val="000000" w:themeColor="text1"/>
          <w:sz w:val="28"/>
          <w:szCs w:val="28"/>
        </w:rPr>
      </w:pPr>
    </w:p>
    <w:p w:rsidR="226B305A" w:rsidP="226B305A" w:rsidRDefault="226B305A" w14:paraId="5812A7BB" w14:textId="2C0C29D7">
      <w:pPr>
        <w:rPr>
          <w:b/>
          <w:bCs/>
          <w:sz w:val="28"/>
          <w:szCs w:val="28"/>
        </w:rPr>
      </w:pPr>
    </w:p>
    <w:p w:rsidR="175EF16F" w:rsidP="175EF16F" w:rsidRDefault="175EF16F" w14:paraId="70AFA2DF" w14:textId="28226E3F">
      <w:pPr>
        <w:rPr>
          <w:b/>
          <w:bCs/>
          <w:sz w:val="28"/>
          <w:szCs w:val="28"/>
        </w:rPr>
      </w:pPr>
    </w:p>
    <w:p w:rsidR="0019769A" w:rsidP="56BB98AF" w:rsidRDefault="1E96E244" w14:paraId="348C92C7" w14:textId="307A1B1D">
      <w:pPr>
        <w:pStyle w:val="Heading2"/>
        <w:ind w:left="720"/>
        <w:rPr>
          <w:b w:val="0"/>
        </w:rPr>
      </w:pPr>
      <w:bookmarkStart w:name="_Toc13452081" w:id="98"/>
      <w:r>
        <w:t>Funcionalidad de Mantenimiento de Nivel Educativo (RF-14)</w:t>
      </w:r>
      <w:bookmarkEnd w:id="98"/>
    </w:p>
    <w:p w:rsidR="1E2D9E88" w:rsidP="605F8C31" w:rsidRDefault="605F8C31" w14:paraId="7B422D84" w14:textId="4B5A1393">
      <w:pPr>
        <w:rPr>
          <w:b/>
          <w:bCs/>
          <w:sz w:val="28"/>
          <w:szCs w:val="28"/>
        </w:rPr>
      </w:pPr>
      <w:r w:rsidRPr="605F8C31">
        <w:rPr>
          <w:b/>
          <w:bCs/>
          <w:sz w:val="28"/>
          <w:szCs w:val="28"/>
        </w:rPr>
        <w:t>Prototipo</w:t>
      </w:r>
    </w:p>
    <w:p w:rsidR="1E2D9E88" w:rsidP="605F8C31" w:rsidRDefault="6241C655" w14:paraId="04C84E17" w14:textId="4305AA09">
      <w:pPr>
        <w:rPr>
          <w:b/>
          <w:bCs/>
          <w:sz w:val="28"/>
          <w:szCs w:val="28"/>
        </w:rPr>
      </w:pPr>
      <w:r w:rsidRPr="6241C655">
        <w:rPr>
          <w:b/>
          <w:bCs/>
          <w:sz w:val="28"/>
          <w:szCs w:val="28"/>
        </w:rPr>
        <w:t xml:space="preserve"> </w:t>
      </w:r>
    </w:p>
    <w:p w:rsidR="605F8C31" w:rsidP="605F8C31" w:rsidRDefault="605F8C31" w14:paraId="1B64F872" w14:textId="03C01ABB">
      <w:r>
        <w:rPr>
          <w:noProof/>
        </w:rPr>
        <w:drawing>
          <wp:anchor distT="0" distB="0" distL="114300" distR="114300" simplePos="0" relativeHeight="251658241" behindDoc="1" locked="0" layoutInCell="1" allowOverlap="1" wp14:anchorId="3223A10E" wp14:editId="1A24E90A">
            <wp:simplePos x="0" y="0"/>
            <wp:positionH relativeFrom="column">
              <wp:align>left</wp:align>
            </wp:positionH>
            <wp:positionV relativeFrom="paragraph">
              <wp:posOffset>0</wp:posOffset>
            </wp:positionV>
            <wp:extent cx="4572000" cy="1381125"/>
            <wp:effectExtent l="0" t="0" r="0" b="0"/>
            <wp:wrapNone/>
            <wp:docPr id="1748791716" name="Picture 1748791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1381125"/>
                    </a:xfrm>
                    <a:prstGeom prst="rect">
                      <a:avLst/>
                    </a:prstGeom>
                  </pic:spPr>
                </pic:pic>
              </a:graphicData>
            </a:graphic>
            <wp14:sizeRelH relativeFrom="page">
              <wp14:pctWidth>0</wp14:pctWidth>
            </wp14:sizeRelH>
            <wp14:sizeRelV relativeFrom="page">
              <wp14:pctHeight>0</wp14:pctHeight>
            </wp14:sizeRelV>
          </wp:anchor>
        </w:drawing>
      </w:r>
    </w:p>
    <w:p w:rsidR="605F8C31" w:rsidP="605F8C31" w:rsidRDefault="605F8C31" w14:paraId="2177C2F6" w14:textId="3E4D200B"/>
    <w:p w:rsidR="605F8C31" w:rsidP="605F8C31" w:rsidRDefault="605F8C31" w14:paraId="1D984830" w14:textId="76413B48"/>
    <w:p w:rsidR="605F8C31" w:rsidP="605F8C31" w:rsidRDefault="605F8C31" w14:paraId="2A663AA5" w14:textId="0A8CB128">
      <w:pPr>
        <w:rPr>
          <w:b/>
          <w:bCs/>
          <w:sz w:val="28"/>
          <w:szCs w:val="28"/>
        </w:rPr>
      </w:pPr>
    </w:p>
    <w:p w:rsidR="605F8C31" w:rsidP="605F8C31" w:rsidRDefault="605F8C31" w14:paraId="4B8DFF9F" w14:textId="26256F17">
      <w:pPr>
        <w:rPr>
          <w:b/>
          <w:bCs/>
          <w:sz w:val="28"/>
          <w:szCs w:val="28"/>
        </w:rPr>
      </w:pPr>
    </w:p>
    <w:p w:rsidR="605F8C31" w:rsidP="605F8C31" w:rsidRDefault="605F8C31" w14:paraId="7BBD5FD2" w14:textId="7E646D35">
      <w:pPr>
        <w:rPr>
          <w:b/>
          <w:bCs/>
          <w:sz w:val="28"/>
          <w:szCs w:val="28"/>
        </w:rPr>
      </w:pPr>
    </w:p>
    <w:p w:rsidR="605F8C31" w:rsidP="605F8C31" w:rsidRDefault="605F8C31" w14:paraId="4E1FC162" w14:textId="5EAF5F84">
      <w:pPr>
        <w:rPr>
          <w:b/>
          <w:bCs/>
          <w:sz w:val="28"/>
          <w:szCs w:val="28"/>
        </w:rPr>
      </w:pPr>
    </w:p>
    <w:p w:rsidR="1E2D9E88" w:rsidP="03F3B94B" w:rsidRDefault="1E2D9E88" w14:paraId="79092934" w14:textId="044EF54A">
      <w:pPr>
        <w:rPr>
          <w:b/>
          <w:sz w:val="28"/>
          <w:szCs w:val="28"/>
        </w:rPr>
      </w:pPr>
      <w:r w:rsidRPr="226B305A">
        <w:rPr>
          <w:b/>
          <w:sz w:val="28"/>
          <w:szCs w:val="28"/>
        </w:rPr>
        <w:t>Descripción</w:t>
      </w:r>
    </w:p>
    <w:p w:rsidR="226B305A" w:rsidP="6241C655" w:rsidRDefault="226B305A" w14:paraId="5CF02D95" w14:textId="7B994AEC">
      <w:pPr>
        <w:rPr>
          <w:b/>
          <w:bCs/>
          <w:sz w:val="28"/>
          <w:szCs w:val="28"/>
        </w:rPr>
      </w:pPr>
    </w:p>
    <w:p w:rsidR="6241C655" w:rsidP="6241C655" w:rsidRDefault="6241C655" w14:paraId="37A084EC" w14:textId="3EDCA1A0">
      <w:r w:rsidRPr="6241C655">
        <w:t>Se muestra una interfaz que debe ser capaz de mostrar todos los niveles educativos que se encuentren registrados en la base de datos, donde se puede observar que cada registro cuenta con una acción (botón de actualizar y botón de eliminar), además cuenta en la parte superior con un botón de agregar un nivel educativo nuevo.</w:t>
      </w:r>
    </w:p>
    <w:p w:rsidR="226B305A" w:rsidP="226B305A" w:rsidRDefault="226B305A" w14:paraId="4DFB5B3F" w14:textId="336467FA">
      <w:pPr>
        <w:rPr>
          <w:b/>
          <w:bCs/>
          <w:sz w:val="28"/>
          <w:szCs w:val="28"/>
        </w:rPr>
      </w:pPr>
    </w:p>
    <w:p w:rsidR="226B305A" w:rsidP="6241C655" w:rsidRDefault="6241C655" w14:paraId="6BA1FD9C" w14:textId="4B5A1393">
      <w:pPr>
        <w:rPr>
          <w:b/>
          <w:bCs/>
          <w:sz w:val="28"/>
          <w:szCs w:val="28"/>
        </w:rPr>
      </w:pPr>
      <w:r w:rsidRPr="6241C655">
        <w:rPr>
          <w:b/>
          <w:bCs/>
          <w:sz w:val="28"/>
          <w:szCs w:val="28"/>
        </w:rPr>
        <w:t>Prototipo</w:t>
      </w:r>
    </w:p>
    <w:p w:rsidR="226B305A" w:rsidP="6241C655" w:rsidRDefault="226B305A" w14:paraId="5286B8C8" w14:textId="533D028D">
      <w:r>
        <w:rPr>
          <w:noProof/>
        </w:rPr>
        <w:drawing>
          <wp:inline distT="0" distB="0" distL="0" distR="0" wp14:anchorId="47B3A517" wp14:editId="1A95CDF4">
            <wp:extent cx="4572000" cy="2905125"/>
            <wp:effectExtent l="0" t="0" r="0" b="0"/>
            <wp:docPr id="276592450" name="Picture 27659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rsidR="226B305A" w:rsidP="6241C655" w:rsidRDefault="6241C655" w14:paraId="038461C0" w14:textId="044EF54A">
      <w:pPr>
        <w:rPr>
          <w:b/>
          <w:bCs/>
          <w:sz w:val="28"/>
          <w:szCs w:val="28"/>
        </w:rPr>
      </w:pPr>
      <w:r w:rsidRPr="6241C655">
        <w:rPr>
          <w:b/>
          <w:bCs/>
          <w:sz w:val="28"/>
          <w:szCs w:val="28"/>
        </w:rPr>
        <w:t>Descripción</w:t>
      </w:r>
    </w:p>
    <w:p w:rsidR="226B305A" w:rsidP="6241C655" w:rsidRDefault="6241C655" w14:paraId="39431BF2" w14:textId="47AACC3E">
      <w:r w:rsidRPr="6241C655">
        <w:t>Se muestra una interfaz, con un formulario que contiene los datos necesarios a registrar para ingresar un nivel educativo nuevo al sistema, tales como: nombre del nivel educativo, descripción del mismo y el país donde se registra el nivel educativo. Además de un botón de agregar par una vez ingresados los datos estos se registren en la base de datos.</w:t>
      </w:r>
    </w:p>
    <w:p w:rsidR="226B305A" w:rsidP="6241C655" w:rsidRDefault="226B305A" w14:paraId="62E550D0" w14:textId="52489ED4"/>
    <w:p w:rsidR="226B305A" w:rsidP="6241C655" w:rsidRDefault="226B305A" w14:paraId="1EBEDC8F" w14:textId="20793980"/>
    <w:p w:rsidR="226B305A" w:rsidP="6241C655" w:rsidRDefault="226B305A" w14:paraId="11BB8C6C" w14:textId="0FDD0C65"/>
    <w:p w:rsidR="226B305A" w:rsidP="6241C655" w:rsidRDefault="226B305A" w14:paraId="6039C695" w14:textId="55FF40F7"/>
    <w:p w:rsidR="226B305A" w:rsidP="6241C655" w:rsidRDefault="6241C655" w14:paraId="345B548D" w14:textId="4B5A1393">
      <w:pPr>
        <w:rPr>
          <w:b/>
          <w:bCs/>
          <w:sz w:val="28"/>
          <w:szCs w:val="28"/>
        </w:rPr>
      </w:pPr>
      <w:r w:rsidRPr="6241C655">
        <w:rPr>
          <w:b/>
          <w:bCs/>
          <w:sz w:val="28"/>
          <w:szCs w:val="28"/>
        </w:rPr>
        <w:t>Prototipo</w:t>
      </w:r>
    </w:p>
    <w:p w:rsidR="226B305A" w:rsidP="6241C655" w:rsidRDefault="226B305A" w14:paraId="59852581" w14:textId="4CC05456">
      <w:r>
        <w:rPr>
          <w:noProof/>
        </w:rPr>
        <w:drawing>
          <wp:inline distT="0" distB="0" distL="0" distR="0" wp14:anchorId="55BC7ADD" wp14:editId="3F173625">
            <wp:extent cx="4572000" cy="3038475"/>
            <wp:effectExtent l="0" t="0" r="0" b="0"/>
            <wp:docPr id="243544471" name="Picture 243544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3038475"/>
                    </a:xfrm>
                    <a:prstGeom prst="rect">
                      <a:avLst/>
                    </a:prstGeom>
                  </pic:spPr>
                </pic:pic>
              </a:graphicData>
            </a:graphic>
          </wp:inline>
        </w:drawing>
      </w:r>
    </w:p>
    <w:p w:rsidR="226B305A" w:rsidP="6241C655" w:rsidRDefault="6241C655" w14:paraId="2E231EA9" w14:textId="044EF54A">
      <w:pPr>
        <w:rPr>
          <w:b/>
          <w:bCs/>
          <w:sz w:val="28"/>
          <w:szCs w:val="28"/>
        </w:rPr>
      </w:pPr>
      <w:r w:rsidRPr="6241C655">
        <w:rPr>
          <w:b/>
          <w:bCs/>
          <w:sz w:val="28"/>
          <w:szCs w:val="28"/>
        </w:rPr>
        <w:t>Descripción</w:t>
      </w:r>
    </w:p>
    <w:p w:rsidR="226B305A" w:rsidP="6241C655" w:rsidRDefault="6241C655" w14:paraId="23A3F4C4" w14:textId="6755C29C">
      <w:r>
        <w:t>Se muestra una interfaz que contiene un formulario con los campos: nombre del nivel educativo, descripción del nivel educativo y el país del mismo donde se está realizando el registro, con la finalidad de poder cambiar los datos a actualizar del nivel educativo, además que contiene en la parte inferior un botón de actualizar para que los cambios registrados se cambien en la base de datos.</w:t>
      </w:r>
    </w:p>
    <w:p w:rsidR="226B305A" w:rsidP="6241C655" w:rsidRDefault="226B305A" w14:paraId="0ACBB632" w14:textId="369C8C55"/>
    <w:p w:rsidR="226B305A" w:rsidP="6241C655" w:rsidRDefault="6241C655" w14:paraId="3E48005D" w14:textId="3783B109">
      <w:pPr>
        <w:spacing w:line="360" w:lineRule="auto"/>
        <w:rPr>
          <w:rFonts w:ascii="Arial" w:hAnsi="Arial" w:eastAsia="Arial" w:cs="Arial"/>
        </w:rPr>
      </w:pPr>
      <w:r w:rsidRPr="6241C655">
        <w:rPr>
          <w:b/>
          <w:bCs/>
          <w:sz w:val="28"/>
          <w:szCs w:val="28"/>
        </w:rPr>
        <w:t>Nivel educativo:</w:t>
      </w:r>
      <w:r>
        <w:t xml:space="preserve"> </w:t>
      </w:r>
      <w:r w:rsidRPr="6241C655">
        <w:t>la funcionalidad del crud de nivel educativo deberá permitir que el usuario administre las funcionalidades del módulo nivel educativo, permitiéndole poder:  agregar, editar o eliminar los diferentes niveles educativos que pueda contener una víctima o victimario.</w:t>
      </w:r>
    </w:p>
    <w:p w:rsidR="226B305A" w:rsidP="6241C655" w:rsidRDefault="4A1D6DF1" w14:paraId="4CD5931B" w14:textId="3C1120AA">
      <w:pPr>
        <w:spacing w:line="360" w:lineRule="auto"/>
      </w:pPr>
      <w:r w:rsidRPr="4A1D6DF1">
        <w:rPr>
          <w:b/>
          <w:bCs/>
          <w:color w:val="000000" w:themeColor="text1"/>
          <w:sz w:val="28"/>
          <w:szCs w:val="28"/>
        </w:rPr>
        <w:t>RF-14.1 Agregar nivel educativo:</w:t>
      </w:r>
      <w:r w:rsidRPr="4A1D6DF1">
        <w:rPr>
          <w:b/>
          <w:bCs/>
        </w:rPr>
        <w:t xml:space="preserve"> </w:t>
      </w:r>
      <w:r>
        <w:t>la funcionalidad deberá permitir que se pueda agregar uno a uno cada uno de los niveles educativos que existen o que pueda tener los implicados en el caso, así como una breve descripción de lo que es cada uno (primera infancia, preescolar, primaria, secundaria baja, secundaria alta, post secundaria no terciaria, terciaria, grado, maestría, doctorado) o la opción de desconocido en caso de que el nivel educativo no se conozca.</w:t>
      </w:r>
    </w:p>
    <w:p w:rsidR="226B305A" w:rsidP="6241C655" w:rsidRDefault="4A1D6DF1" w14:paraId="2F60580A" w14:textId="238F693B">
      <w:pPr>
        <w:spacing w:line="360" w:lineRule="auto"/>
      </w:pPr>
      <w:r w:rsidRPr="4A1D6DF1">
        <w:rPr>
          <w:b/>
          <w:bCs/>
        </w:rPr>
        <w:t>R</w:t>
      </w:r>
      <w:r w:rsidRPr="4A1D6DF1">
        <w:rPr>
          <w:b/>
          <w:bCs/>
          <w:color w:val="000000" w:themeColor="text1"/>
          <w:sz w:val="28"/>
          <w:szCs w:val="28"/>
        </w:rPr>
        <w:t>F-14.2 Editar nivel educativo:</w:t>
      </w:r>
      <w:r w:rsidRPr="4A1D6DF1">
        <w:rPr>
          <w:b/>
          <w:bCs/>
        </w:rPr>
        <w:t xml:space="preserve"> </w:t>
      </w:r>
      <w:r>
        <w:t>la funcionalidad deberá permitir que la persona usuario autorizado pueda editar los distintos niveles educativos y las descripciones de los mismos.</w:t>
      </w:r>
    </w:p>
    <w:p w:rsidR="226B305A" w:rsidP="6241C655" w:rsidRDefault="4A1D6DF1" w14:paraId="2CE285D6" w14:textId="7FF46AFB">
      <w:pPr>
        <w:spacing w:line="360" w:lineRule="auto"/>
      </w:pPr>
      <w:r w:rsidRPr="4A1D6DF1">
        <w:rPr>
          <w:b/>
          <w:bCs/>
          <w:color w:val="000000" w:themeColor="text1"/>
          <w:sz w:val="28"/>
          <w:szCs w:val="28"/>
        </w:rPr>
        <w:t>RF-14.3 Eliminar nivel educativo:</w:t>
      </w:r>
      <w:r>
        <w:t xml:space="preserve"> la funcionalidad deberá permitir que la persona usuario autorizado pueda eliminar alguno de los registros de nivel educativo, así como la descripción del mismo, en caso de que por alguna razón esto deba realizarse.</w:t>
      </w:r>
    </w:p>
    <w:p w:rsidR="226B305A" w:rsidP="6241C655" w:rsidRDefault="226B305A" w14:paraId="3D55B1AF" w14:textId="7CCFB784">
      <w:pPr>
        <w:spacing w:line="360" w:lineRule="auto"/>
      </w:pPr>
      <w:r>
        <w:br/>
      </w:r>
    </w:p>
    <w:p w:rsidR="226B305A" w:rsidP="6241C655" w:rsidRDefault="6241C655" w14:paraId="433B982F" w14:textId="767B8DD7">
      <w:pPr>
        <w:rPr>
          <w:b/>
          <w:bCs/>
          <w:sz w:val="28"/>
          <w:szCs w:val="28"/>
        </w:rPr>
      </w:pPr>
      <w:r w:rsidRPr="6241C655">
        <w:rPr>
          <w:b/>
          <w:bCs/>
          <w:sz w:val="28"/>
          <w:szCs w:val="28"/>
        </w:rPr>
        <w:t>Otras consideraciones</w:t>
      </w:r>
    </w:p>
    <w:p w:rsidR="226B305A" w:rsidP="56BB98AF" w:rsidRDefault="226B305A" w14:paraId="79CE4A90" w14:textId="3A0F64A9">
      <w:pPr>
        <w:rPr>
          <w:b/>
          <w:bCs/>
          <w:sz w:val="28"/>
          <w:szCs w:val="28"/>
        </w:rPr>
      </w:pPr>
    </w:p>
    <w:p w:rsidR="226B305A" w:rsidP="6241C655" w:rsidRDefault="6241C655" w14:paraId="652CDC13" w14:textId="509DED5C">
      <w:pPr>
        <w:rPr>
          <w:color w:val="000000" w:themeColor="text1"/>
          <w:sz w:val="32"/>
          <w:szCs w:val="32"/>
        </w:rPr>
      </w:pPr>
      <w:r>
        <w:t>Se deberá contar con una interfaz que sea amigable para el usuario y fácil de usar, donde se permita al usuario poder agregar, editar, eliminar los niveles educativos existentes. Además, deberá tener una interfaz con una tabla donde se refleje el código, el titulo o nombre y la descripción del nivel educativo que se vaya a registrar.</w:t>
      </w:r>
    </w:p>
    <w:p w:rsidR="226B305A" w:rsidP="56BB98AF" w:rsidRDefault="6241C655" w14:paraId="7AC7229F" w14:textId="6115B632">
      <w:pPr>
        <w:rPr>
          <w:color w:val="000000" w:themeColor="text1"/>
          <w:sz w:val="32"/>
          <w:szCs w:val="32"/>
        </w:rPr>
      </w:pPr>
      <w:r>
        <w:t>También se deberá mostrar el nivel educativo registrado en una lista desplegable, donde se le permita al usuario seleccionar alguno de los niveles educativos, al momento de asignárselos a una víctima o victimario(imputado).</w:t>
      </w:r>
    </w:p>
    <w:p w:rsidR="226B305A" w:rsidP="56BB98AF" w:rsidRDefault="226B305A" w14:paraId="080C096E" w14:textId="1729F50A">
      <w:pPr>
        <w:rPr>
          <w:b/>
          <w:bCs/>
          <w:sz w:val="28"/>
          <w:szCs w:val="28"/>
        </w:rPr>
      </w:pPr>
    </w:p>
    <w:p w:rsidR="226B305A" w:rsidP="56BB98AF" w:rsidRDefault="226B305A" w14:paraId="662CA976" w14:textId="0A4284B8">
      <w:pPr>
        <w:rPr>
          <w:b/>
          <w:bCs/>
          <w:sz w:val="28"/>
          <w:szCs w:val="28"/>
        </w:rPr>
      </w:pPr>
    </w:p>
    <w:p w:rsidR="1E2D9E88" w:rsidP="03F3B94B" w:rsidRDefault="1E2D9E88" w14:paraId="4BF7B9F3" w14:textId="196C8DCC">
      <w:pPr>
        <w:rPr>
          <w:b/>
          <w:bCs/>
          <w:sz w:val="28"/>
          <w:szCs w:val="28"/>
        </w:rPr>
      </w:pPr>
    </w:p>
    <w:p w:rsidR="0019769A" w:rsidP="56BB98AF" w:rsidRDefault="1E96E244" w14:paraId="3CC91C4B" w14:textId="4CD5B4D1">
      <w:pPr>
        <w:pStyle w:val="Heading2"/>
        <w:ind w:left="720"/>
        <w:rPr>
          <w:b w:val="0"/>
        </w:rPr>
      </w:pPr>
      <w:bookmarkStart w:name="_Toc60180079" w:id="99"/>
      <w:r>
        <w:t>Funcionalidad de Mantenimiento de Orientación Sexual (RF-15)</w:t>
      </w:r>
      <w:bookmarkEnd w:id="99"/>
      <w:r>
        <w:t xml:space="preserve"> </w:t>
      </w:r>
    </w:p>
    <w:p w:rsidR="1E2D9E88" w:rsidP="03F3B94B" w:rsidRDefault="6241C655" w14:paraId="17B82203" w14:textId="43837261">
      <w:pPr>
        <w:rPr>
          <w:b/>
          <w:sz w:val="28"/>
          <w:szCs w:val="28"/>
        </w:rPr>
      </w:pPr>
      <w:r w:rsidRPr="6241C655">
        <w:rPr>
          <w:b/>
          <w:bCs/>
          <w:sz w:val="28"/>
          <w:szCs w:val="28"/>
        </w:rPr>
        <w:t xml:space="preserve">Prototipo </w:t>
      </w:r>
    </w:p>
    <w:p w:rsidR="1E2D9E88" w:rsidP="6241C655" w:rsidRDefault="1E2D9E88" w14:paraId="7E1120FF" w14:textId="60B8AA19">
      <w:r>
        <w:rPr>
          <w:noProof/>
        </w:rPr>
        <w:drawing>
          <wp:inline distT="0" distB="0" distL="0" distR="0" wp14:anchorId="287D9D39" wp14:editId="348C5FAE">
            <wp:extent cx="4572000" cy="2057400"/>
            <wp:effectExtent l="0" t="0" r="0" b="0"/>
            <wp:docPr id="809416081" name="Picture 809416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inline>
        </w:drawing>
      </w:r>
    </w:p>
    <w:p w:rsidR="1E2D9E88" w:rsidRDefault="1E2D9E88" w14:paraId="28C43272" w14:textId="77777777">
      <w:pPr>
        <w:rPr>
          <w:b/>
          <w:sz w:val="28"/>
          <w:szCs w:val="28"/>
        </w:rPr>
      </w:pPr>
    </w:p>
    <w:p w:rsidR="1E2D9E88" w:rsidP="03F3B94B" w:rsidRDefault="6241C655" w14:paraId="493A6E74" w14:textId="4100585D">
      <w:pPr>
        <w:rPr>
          <w:b/>
          <w:sz w:val="28"/>
          <w:szCs w:val="28"/>
        </w:rPr>
      </w:pPr>
      <w:r w:rsidRPr="6241C655">
        <w:rPr>
          <w:b/>
          <w:bCs/>
          <w:sz w:val="28"/>
          <w:szCs w:val="28"/>
        </w:rPr>
        <w:t>Descripción</w:t>
      </w:r>
    </w:p>
    <w:p w:rsidR="226B305A" w:rsidP="6241C655" w:rsidRDefault="226B305A" w14:paraId="0DD57FDE" w14:textId="0DEDEC63">
      <w:pPr>
        <w:rPr>
          <w:b/>
          <w:bCs/>
          <w:sz w:val="28"/>
          <w:szCs w:val="28"/>
        </w:rPr>
      </w:pPr>
    </w:p>
    <w:p w:rsidR="226B305A" w:rsidP="6241C655" w:rsidRDefault="6241C655" w14:paraId="65E5537B" w14:textId="36B0DC53">
      <w:r w:rsidRPr="6241C655">
        <w:t>Esta pantalla muestra una tabla la cual contiene todas las orientaciones sexuales, las cuales se encuentran registradas en el sistema en ese momento, a la vez que muestra las opciones de agregar, actualizar y eliminar, con esto permitiendo la manipulación de estos datos.</w:t>
      </w:r>
    </w:p>
    <w:p w:rsidR="226B305A" w:rsidP="6241C655" w:rsidRDefault="226B305A" w14:paraId="71CAEB35" w14:textId="18FBB684">
      <w:pPr>
        <w:rPr>
          <w:b/>
          <w:bCs/>
          <w:sz w:val="28"/>
          <w:szCs w:val="28"/>
        </w:rPr>
      </w:pPr>
    </w:p>
    <w:p w:rsidR="226B305A" w:rsidP="6241C655" w:rsidRDefault="6241C655" w14:paraId="5CDCCD91" w14:textId="43837261">
      <w:pPr>
        <w:rPr>
          <w:b/>
          <w:bCs/>
          <w:sz w:val="28"/>
          <w:szCs w:val="28"/>
        </w:rPr>
      </w:pPr>
      <w:r w:rsidRPr="6241C655">
        <w:rPr>
          <w:b/>
          <w:bCs/>
          <w:sz w:val="28"/>
          <w:szCs w:val="28"/>
        </w:rPr>
        <w:t xml:space="preserve">Prototipo </w:t>
      </w:r>
    </w:p>
    <w:p w:rsidR="226B305A" w:rsidP="6241C655" w:rsidRDefault="226B305A" w14:paraId="58EB8F7F" w14:textId="2DB23580">
      <w:r>
        <w:rPr>
          <w:noProof/>
        </w:rPr>
        <w:drawing>
          <wp:inline distT="0" distB="0" distL="0" distR="0" wp14:anchorId="48D07A84" wp14:editId="6F72B395">
            <wp:extent cx="4572000" cy="1743075"/>
            <wp:effectExtent l="0" t="0" r="0" b="0"/>
            <wp:docPr id="1956650931" name="Picture 1956650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1743075"/>
                    </a:xfrm>
                    <a:prstGeom prst="rect">
                      <a:avLst/>
                    </a:prstGeom>
                  </pic:spPr>
                </pic:pic>
              </a:graphicData>
            </a:graphic>
          </wp:inline>
        </w:drawing>
      </w:r>
    </w:p>
    <w:p w:rsidR="226B305A" w:rsidP="6241C655" w:rsidRDefault="6241C655" w14:paraId="5373F140" w14:textId="4100585D">
      <w:pPr>
        <w:rPr>
          <w:b/>
          <w:bCs/>
          <w:sz w:val="28"/>
          <w:szCs w:val="28"/>
        </w:rPr>
      </w:pPr>
      <w:r w:rsidRPr="6241C655">
        <w:rPr>
          <w:b/>
          <w:bCs/>
          <w:sz w:val="28"/>
          <w:szCs w:val="28"/>
        </w:rPr>
        <w:t>Descripción</w:t>
      </w:r>
    </w:p>
    <w:p w:rsidR="226B305A" w:rsidP="6241C655" w:rsidRDefault="226B305A" w14:paraId="67CF38B6" w14:textId="3366B6DD">
      <w:pPr>
        <w:rPr>
          <w:b/>
          <w:bCs/>
          <w:sz w:val="28"/>
          <w:szCs w:val="28"/>
        </w:rPr>
      </w:pPr>
    </w:p>
    <w:p w:rsidR="226B305A" w:rsidP="6241C655" w:rsidRDefault="6241C655" w14:paraId="0C13AA87" w14:textId="2BB84310">
      <w:r w:rsidRPr="6241C655">
        <w:t>Esta pantalla Permite agregar nuevas orientaciones sexuales al sistema, consta de un formulario con 2 campos, titulo y descripción, además del botón de guardar que, al ser presionado hará que los datos se registren en la base de datos.</w:t>
      </w:r>
    </w:p>
    <w:p w:rsidR="226B305A" w:rsidP="6241C655" w:rsidRDefault="226B305A" w14:paraId="334FB45E" w14:textId="2D15C537">
      <w:pPr>
        <w:rPr>
          <w:b/>
          <w:bCs/>
          <w:sz w:val="28"/>
          <w:szCs w:val="28"/>
        </w:rPr>
      </w:pPr>
    </w:p>
    <w:p w:rsidR="226B305A" w:rsidP="6241C655" w:rsidRDefault="6241C655" w14:paraId="43C81DAD" w14:textId="43837261">
      <w:pPr>
        <w:rPr>
          <w:b/>
          <w:bCs/>
          <w:sz w:val="28"/>
          <w:szCs w:val="28"/>
        </w:rPr>
      </w:pPr>
      <w:r w:rsidRPr="6241C655">
        <w:rPr>
          <w:b/>
          <w:bCs/>
          <w:sz w:val="28"/>
          <w:szCs w:val="28"/>
        </w:rPr>
        <w:t xml:space="preserve">Prototipo </w:t>
      </w:r>
    </w:p>
    <w:p w:rsidR="226B305A" w:rsidP="6241C655" w:rsidRDefault="226B305A" w14:paraId="4C08369E" w14:textId="625BAEDC">
      <w:r>
        <w:rPr>
          <w:noProof/>
        </w:rPr>
        <w:drawing>
          <wp:inline distT="0" distB="0" distL="0" distR="0" wp14:anchorId="40284F4E" wp14:editId="35FB5506">
            <wp:extent cx="4572000" cy="1819275"/>
            <wp:effectExtent l="0" t="0" r="0" b="0"/>
            <wp:docPr id="1001793986" name="Picture 1001793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p>
    <w:p w:rsidR="226B305A" w:rsidP="6241C655" w:rsidRDefault="226B305A" w14:paraId="00CBBFB8" w14:textId="77777777">
      <w:pPr>
        <w:rPr>
          <w:b/>
          <w:bCs/>
          <w:sz w:val="28"/>
          <w:szCs w:val="28"/>
        </w:rPr>
      </w:pPr>
    </w:p>
    <w:p w:rsidR="226B305A" w:rsidP="6241C655" w:rsidRDefault="6241C655" w14:paraId="3AB7E73C" w14:textId="4100585D">
      <w:pPr>
        <w:rPr>
          <w:b/>
          <w:bCs/>
          <w:sz w:val="28"/>
          <w:szCs w:val="28"/>
        </w:rPr>
      </w:pPr>
      <w:r w:rsidRPr="6241C655">
        <w:rPr>
          <w:b/>
          <w:bCs/>
          <w:sz w:val="28"/>
          <w:szCs w:val="28"/>
        </w:rPr>
        <w:t>Descripción</w:t>
      </w:r>
    </w:p>
    <w:p w:rsidR="226B305A" w:rsidP="6241C655" w:rsidRDefault="226B305A" w14:paraId="43E14940" w14:textId="3D748A0A">
      <w:pPr>
        <w:rPr>
          <w:b/>
          <w:bCs/>
          <w:sz w:val="28"/>
          <w:szCs w:val="28"/>
        </w:rPr>
      </w:pPr>
    </w:p>
    <w:p w:rsidR="226B305A" w:rsidP="6241C655" w:rsidRDefault="6241C655" w14:paraId="4741267B" w14:textId="5565F987">
      <w:r w:rsidRPr="6241C655">
        <w:t>Esta pantalla Permite modificar orientaciones sexuales ya registradas en el sistema, consta de un formulario con 2 campos, titulo y descripción, además del botón de guardar que, al ser presionado hará que los datos se actualicen en la base de datos.</w:t>
      </w:r>
    </w:p>
    <w:p w:rsidR="226B305A" w:rsidP="226B305A" w:rsidRDefault="226B305A" w14:paraId="047F5054" w14:textId="0118FDB0">
      <w:pPr>
        <w:rPr>
          <w:b/>
          <w:bCs/>
          <w:sz w:val="28"/>
          <w:szCs w:val="28"/>
        </w:rPr>
      </w:pPr>
    </w:p>
    <w:p w:rsidR="226B305A" w:rsidP="6241C655" w:rsidRDefault="6241C655" w14:paraId="76DD011C" w14:textId="67BBAC31">
      <w:pPr>
        <w:spacing w:line="360" w:lineRule="auto"/>
        <w:rPr>
          <w:rFonts w:eastAsia="Arial" w:cs="Arial"/>
          <w:color w:val="000000" w:themeColor="text1"/>
        </w:rPr>
      </w:pPr>
      <w:r w:rsidRPr="6241C655">
        <w:rPr>
          <w:b/>
          <w:bCs/>
          <w:color w:val="000000" w:themeColor="text1"/>
          <w:sz w:val="28"/>
          <w:szCs w:val="28"/>
        </w:rPr>
        <w:t xml:space="preserve">RF-15 Orientación Sexual: </w:t>
      </w:r>
      <w:r w:rsidRPr="6241C655">
        <w:rPr>
          <w:rFonts w:eastAsia="Arial" w:cs="Arial"/>
          <w:color w:val="000000" w:themeColor="text1"/>
        </w:rPr>
        <w:t>Se requiere una ventana la cual contenga las posibles orientaciones sexuales de las victimas las mismas deben contener, el tipo de orientación y una descripción de la misma.</w:t>
      </w:r>
    </w:p>
    <w:p w:rsidR="226B305A" w:rsidP="6241C655" w:rsidRDefault="6241C655" w14:paraId="6BC61FA5" w14:textId="46202E5B">
      <w:pPr>
        <w:spacing w:line="360" w:lineRule="auto"/>
        <w:ind w:left="708"/>
        <w:rPr>
          <w:rFonts w:eastAsia="Arial" w:cs="Arial"/>
          <w:color w:val="000000" w:themeColor="text1"/>
        </w:rPr>
      </w:pPr>
      <w:r w:rsidRPr="6241C655">
        <w:rPr>
          <w:b/>
          <w:bCs/>
          <w:color w:val="000000" w:themeColor="text1"/>
          <w:sz w:val="28"/>
          <w:szCs w:val="28"/>
        </w:rPr>
        <w:t xml:space="preserve">RF-15.1 Agregar: </w:t>
      </w:r>
      <w:r w:rsidRPr="6241C655">
        <w:rPr>
          <w:color w:val="000000" w:themeColor="text1"/>
        </w:rPr>
        <w:t>La ventana</w:t>
      </w:r>
      <w:r w:rsidRPr="6241C655">
        <w:rPr>
          <w:rFonts w:eastAsia="Arial" w:cs="Arial"/>
          <w:color w:val="000000" w:themeColor="text1"/>
        </w:rPr>
        <w:t xml:space="preserve"> debe permitir agregar nuevas orientaciones sexuales en caso de que sea necesario.</w:t>
      </w:r>
    </w:p>
    <w:p w:rsidR="226B305A" w:rsidP="6241C655" w:rsidRDefault="6241C655" w14:paraId="467812E4" w14:textId="1A686C01">
      <w:pPr>
        <w:spacing w:line="360" w:lineRule="auto"/>
        <w:ind w:left="708"/>
        <w:rPr>
          <w:rFonts w:eastAsia="Arial" w:cs="Arial"/>
          <w:color w:val="000000" w:themeColor="text1"/>
        </w:rPr>
      </w:pPr>
      <w:r w:rsidRPr="6241C655">
        <w:rPr>
          <w:b/>
          <w:bCs/>
          <w:color w:val="000000" w:themeColor="text1"/>
          <w:sz w:val="28"/>
          <w:szCs w:val="28"/>
        </w:rPr>
        <w:t xml:space="preserve">RF-15.2 Modificar: </w:t>
      </w:r>
      <w:r w:rsidRPr="6241C655">
        <w:rPr>
          <w:rFonts w:eastAsia="Arial" w:cs="Arial"/>
          <w:color w:val="000000" w:themeColor="text1"/>
        </w:rPr>
        <w:t>Se debe contar con la posibilidad de modificar los datos ya registrados en el sistema.</w:t>
      </w:r>
    </w:p>
    <w:p w:rsidR="226B305A" w:rsidP="6241C655" w:rsidRDefault="6241C655" w14:paraId="0114D979" w14:textId="1B22911D">
      <w:pPr>
        <w:spacing w:line="360" w:lineRule="auto"/>
        <w:ind w:left="708"/>
        <w:rPr>
          <w:rFonts w:eastAsia="Arial" w:cs="Arial"/>
          <w:color w:val="000000" w:themeColor="text1"/>
        </w:rPr>
      </w:pPr>
      <w:r w:rsidRPr="6241C655">
        <w:rPr>
          <w:b/>
          <w:bCs/>
          <w:color w:val="000000" w:themeColor="text1"/>
          <w:sz w:val="28"/>
          <w:szCs w:val="28"/>
        </w:rPr>
        <w:t xml:space="preserve">RF-15.3 Eliminar: </w:t>
      </w:r>
      <w:r w:rsidRPr="6241C655">
        <w:rPr>
          <w:rFonts w:eastAsia="Arial" w:cs="Arial"/>
          <w:color w:val="000000" w:themeColor="text1"/>
        </w:rPr>
        <w:t>Se debe permitir la eliminación de los datos si esto es necesario.</w:t>
      </w:r>
    </w:p>
    <w:p w:rsidR="226B305A" w:rsidP="226B305A" w:rsidRDefault="226B305A" w14:paraId="28D261C4" w14:textId="18889479">
      <w:pPr>
        <w:rPr>
          <w:b/>
          <w:bCs/>
          <w:sz w:val="28"/>
          <w:szCs w:val="28"/>
        </w:rPr>
      </w:pPr>
    </w:p>
    <w:p w:rsidR="226B305A" w:rsidP="226B305A" w:rsidRDefault="6241C655" w14:paraId="72F9A3E2" w14:textId="21A48DED">
      <w:pPr>
        <w:rPr>
          <w:b/>
          <w:bCs/>
          <w:sz w:val="28"/>
          <w:szCs w:val="28"/>
        </w:rPr>
      </w:pPr>
      <w:r w:rsidRPr="6241C655">
        <w:rPr>
          <w:b/>
          <w:bCs/>
          <w:sz w:val="28"/>
          <w:szCs w:val="28"/>
        </w:rPr>
        <w:t>Otras consideraciones</w:t>
      </w:r>
    </w:p>
    <w:p w:rsidR="6241C655" w:rsidP="6241C655" w:rsidRDefault="6241C655" w14:paraId="734F4EB8" w14:textId="4848F8CF">
      <w:pPr>
        <w:rPr>
          <w:b/>
          <w:bCs/>
          <w:sz w:val="28"/>
          <w:szCs w:val="28"/>
        </w:rPr>
      </w:pPr>
    </w:p>
    <w:p w:rsidR="6241C655" w:rsidP="6241C655" w:rsidRDefault="6241C655" w14:paraId="34C8C2E6" w14:textId="2E7DD5BB">
      <w:pPr>
        <w:rPr>
          <w:rFonts w:eastAsia="Arial" w:cs="Arial"/>
          <w:color w:val="000000" w:themeColor="text1"/>
        </w:rPr>
      </w:pPr>
      <w:r w:rsidRPr="6241C655">
        <w:rPr>
          <w:color w:val="000000" w:themeColor="text1"/>
          <w:sz w:val="32"/>
          <w:szCs w:val="32"/>
        </w:rPr>
        <w:t xml:space="preserve">RNF-15. </w:t>
      </w:r>
      <w:r w:rsidRPr="6241C655">
        <w:rPr>
          <w:rFonts w:eastAsia="Arial" w:cs="Arial"/>
          <w:color w:val="000000" w:themeColor="text1"/>
        </w:rPr>
        <w:t>la ventana debe contar con una interfaz agradable y clara.</w:t>
      </w:r>
    </w:p>
    <w:p w:rsidR="6241C655" w:rsidP="6241C655" w:rsidRDefault="6241C655" w14:paraId="65321922" w14:textId="0A4B0E42">
      <w:pPr>
        <w:rPr>
          <w:b/>
          <w:bCs/>
          <w:sz w:val="28"/>
          <w:szCs w:val="28"/>
        </w:rPr>
      </w:pPr>
    </w:p>
    <w:p w:rsidR="226B305A" w:rsidP="226B305A" w:rsidRDefault="226B305A" w14:paraId="0F4AD643" w14:textId="59329F5A">
      <w:pPr>
        <w:rPr>
          <w:b/>
          <w:bCs/>
          <w:sz w:val="28"/>
          <w:szCs w:val="28"/>
        </w:rPr>
      </w:pPr>
    </w:p>
    <w:p w:rsidR="1E2D9E88" w:rsidP="03F3B94B" w:rsidRDefault="1E2D9E88" w14:paraId="726208FD" w14:textId="28225F86">
      <w:pPr>
        <w:rPr>
          <w:b/>
          <w:bCs/>
          <w:sz w:val="28"/>
          <w:szCs w:val="28"/>
        </w:rPr>
      </w:pPr>
    </w:p>
    <w:p w:rsidR="0019769A" w:rsidP="12D99312" w:rsidRDefault="1E96E244" w14:paraId="5169A7B3" w14:textId="484A8C69">
      <w:pPr>
        <w:pStyle w:val="Heading2"/>
        <w:ind w:left="720"/>
        <w:rPr>
          <w:color w:val="FF0000"/>
        </w:rPr>
      </w:pPr>
      <w:bookmarkStart w:name="_Toc911906050" w:id="100"/>
      <w:r w:rsidRPr="1E96E244">
        <w:rPr>
          <w:color w:val="FF0000"/>
        </w:rPr>
        <w:t>Funcionalidad de Mantenimiento de Situación Jurídica (RF-16)</w:t>
      </w:r>
      <w:bookmarkEnd w:id="100"/>
    </w:p>
    <w:p w:rsidR="56BB98AF" w:rsidP="12D99312" w:rsidRDefault="56BB98AF" w14:paraId="431B9CCA" w14:textId="3190EAC9">
      <w:pPr>
        <w:rPr>
          <w:color w:val="FF0000"/>
        </w:rPr>
      </w:pPr>
    </w:p>
    <w:p w:rsidR="56BB98AF" w:rsidP="12D99312" w:rsidRDefault="12D99312" w14:paraId="79187A51" w14:textId="26C333D0">
      <w:pPr>
        <w:rPr>
          <w:b/>
          <w:bCs/>
          <w:highlight w:val="red"/>
        </w:rPr>
      </w:pPr>
      <w:r w:rsidRPr="12D99312">
        <w:rPr>
          <w:b/>
          <w:bCs/>
          <w:highlight w:val="red"/>
        </w:rPr>
        <w:t>DILLAN G</w:t>
      </w:r>
    </w:p>
    <w:p w:rsidR="1E2D9E88" w:rsidP="56BB98AF" w:rsidRDefault="4A1D6DF1" w14:paraId="60D10F8D" w14:textId="7D58B3D2">
      <w:pPr>
        <w:rPr>
          <w:b/>
          <w:bCs/>
          <w:sz w:val="28"/>
          <w:szCs w:val="28"/>
        </w:rPr>
      </w:pPr>
      <w:r w:rsidRPr="4A1D6DF1">
        <w:rPr>
          <w:b/>
          <w:bCs/>
          <w:sz w:val="28"/>
          <w:szCs w:val="28"/>
        </w:rPr>
        <w:t xml:space="preserve">Prototipo: Interfaz </w:t>
      </w:r>
    </w:p>
    <w:p w:rsidR="1E2D9E88" w:rsidRDefault="1E2D9E88" w14:paraId="0498E95B" w14:textId="77777777">
      <w:pPr>
        <w:rPr>
          <w:b/>
          <w:sz w:val="28"/>
          <w:szCs w:val="28"/>
        </w:rPr>
      </w:pPr>
    </w:p>
    <w:p w:rsidR="1E2D9E88" w:rsidRDefault="1E2D9E88" w14:paraId="5E0B052D" w14:textId="77777777">
      <w:pPr>
        <w:rPr>
          <w:b/>
          <w:sz w:val="28"/>
          <w:szCs w:val="28"/>
        </w:rPr>
      </w:pPr>
    </w:p>
    <w:p w:rsidR="226B305A" w:rsidP="64A03FEF" w:rsidRDefault="64A03FEF" w14:paraId="75D8A3CD" w14:textId="51D5F5EB">
      <w:pPr>
        <w:rPr>
          <w:sz w:val="28"/>
          <w:szCs w:val="28"/>
        </w:rPr>
      </w:pPr>
      <w:r w:rsidRPr="64A03FEF">
        <w:rPr>
          <w:b/>
          <w:bCs/>
          <w:sz w:val="28"/>
          <w:szCs w:val="28"/>
        </w:rPr>
        <w:t xml:space="preserve">Descripción: </w:t>
      </w:r>
      <w:r w:rsidRPr="64A03FEF">
        <w:rPr>
          <w:sz w:val="28"/>
          <w:szCs w:val="28"/>
        </w:rPr>
        <w:t>Se muestra una interfaz que contine un campo que solicita ingresar un número de cedula que este registrado, en este habrá un botón aceptar, una vez ingresado se mostrará la situación jurídica que solicito con la cedula, en este se mostrará el nombre, apellido1, apellido2, cedula y una descripción que explica la situación jurídica, también habrá 3 botones de aceptar, regresar y editar.</w:t>
      </w:r>
    </w:p>
    <w:p w:rsidR="226B305A" w:rsidP="226B305A" w:rsidRDefault="226B305A" w14:paraId="48541B4D" w14:textId="0118FDB0">
      <w:pPr>
        <w:rPr>
          <w:b/>
          <w:bCs/>
          <w:sz w:val="28"/>
          <w:szCs w:val="28"/>
        </w:rPr>
      </w:pPr>
    </w:p>
    <w:p w:rsidR="56BB98AF" w:rsidP="56BB98AF" w:rsidRDefault="56BB98AF" w14:paraId="213E270A" w14:textId="0747DD3D">
      <w:pPr>
        <w:rPr>
          <w:b/>
          <w:bCs/>
          <w:sz w:val="28"/>
          <w:szCs w:val="28"/>
        </w:rPr>
      </w:pPr>
      <w:r w:rsidRPr="56BB98AF">
        <w:rPr>
          <w:b/>
          <w:bCs/>
          <w:sz w:val="28"/>
          <w:szCs w:val="28"/>
        </w:rPr>
        <w:t>Agregar requerimientos funcionales</w:t>
      </w:r>
    </w:p>
    <w:p w:rsidR="226B305A" w:rsidP="226B305A" w:rsidRDefault="64A03FEF" w14:paraId="45559E3D" w14:textId="17A41280">
      <w:pPr>
        <w:rPr>
          <w:b/>
          <w:bCs/>
          <w:sz w:val="28"/>
          <w:szCs w:val="28"/>
        </w:rPr>
      </w:pPr>
      <w:r w:rsidRPr="64A03FEF">
        <w:rPr>
          <w:b/>
          <w:bCs/>
          <w:sz w:val="28"/>
          <w:szCs w:val="28"/>
        </w:rPr>
        <w:t xml:space="preserve">RF-16 Situación Jurídica: </w:t>
      </w:r>
      <w:r w:rsidRPr="64A03FEF">
        <w:rPr>
          <w:sz w:val="28"/>
          <w:szCs w:val="28"/>
        </w:rPr>
        <w:t xml:space="preserve">El CRUD de situación jurídica debe permitir ingresar un número de cedula, mostrar la información y editarlo si se requiere. </w:t>
      </w:r>
    </w:p>
    <w:p w:rsidR="64A03FEF" w:rsidP="64A03FEF" w:rsidRDefault="64A03FEF" w14:paraId="738B52AC" w14:textId="2FD3F527">
      <w:pPr>
        <w:rPr>
          <w:sz w:val="28"/>
          <w:szCs w:val="28"/>
        </w:rPr>
      </w:pPr>
      <w:r w:rsidRPr="64A03FEF">
        <w:rPr>
          <w:b/>
          <w:bCs/>
          <w:sz w:val="28"/>
          <w:szCs w:val="28"/>
        </w:rPr>
        <w:t>RF-16.1 Aceptar:</w:t>
      </w:r>
      <w:r w:rsidRPr="64A03FEF">
        <w:rPr>
          <w:sz w:val="28"/>
          <w:szCs w:val="28"/>
        </w:rPr>
        <w:t xml:space="preserve"> Debe de mostrar los datos guardados que hay en el número de cedula que se agregó.</w:t>
      </w:r>
    </w:p>
    <w:p w:rsidR="64A03FEF" w:rsidP="64A03FEF" w:rsidRDefault="64A03FEF" w14:paraId="57107DA5" w14:textId="4F9D1AD1">
      <w:pPr>
        <w:rPr>
          <w:sz w:val="28"/>
          <w:szCs w:val="28"/>
        </w:rPr>
      </w:pPr>
      <w:r w:rsidRPr="64A03FEF">
        <w:rPr>
          <w:b/>
          <w:bCs/>
          <w:sz w:val="28"/>
          <w:szCs w:val="28"/>
        </w:rPr>
        <w:t xml:space="preserve">RF-16.2 Regresar: </w:t>
      </w:r>
      <w:r w:rsidRPr="64A03FEF">
        <w:rPr>
          <w:sz w:val="28"/>
          <w:szCs w:val="28"/>
        </w:rPr>
        <w:t>Se debe de regresar a la ventana de ingresar cedula.</w:t>
      </w:r>
    </w:p>
    <w:p w:rsidR="64A03FEF" w:rsidP="64A03FEF" w:rsidRDefault="64A03FEF" w14:paraId="0DB5085D" w14:textId="78DAEB20">
      <w:pPr>
        <w:rPr>
          <w:sz w:val="28"/>
          <w:szCs w:val="28"/>
        </w:rPr>
      </w:pPr>
      <w:r w:rsidRPr="64A03FEF">
        <w:rPr>
          <w:sz w:val="28"/>
          <w:szCs w:val="28"/>
        </w:rPr>
        <w:t>RF-16.3 Editar: Se podrá modificar la información que hay del número de cedula registrado.</w:t>
      </w:r>
    </w:p>
    <w:p w:rsidR="226B305A" w:rsidP="226B305A" w:rsidRDefault="226B305A" w14:paraId="0C4D264A" w14:textId="56EF676C">
      <w:pPr>
        <w:rPr>
          <w:b/>
          <w:bCs/>
          <w:sz w:val="28"/>
          <w:szCs w:val="28"/>
        </w:rPr>
      </w:pPr>
    </w:p>
    <w:p w:rsidR="226B305A" w:rsidP="226B305A" w:rsidRDefault="226B305A" w14:paraId="2DECF8E2" w14:textId="18889479">
      <w:pPr>
        <w:rPr>
          <w:b/>
          <w:bCs/>
          <w:sz w:val="28"/>
          <w:szCs w:val="28"/>
        </w:rPr>
      </w:pPr>
    </w:p>
    <w:p w:rsidR="226B305A" w:rsidP="226B305A" w:rsidRDefault="56BB98AF" w14:paraId="627E63FF" w14:textId="6AF0AAA0">
      <w:pPr>
        <w:rPr>
          <w:b/>
          <w:bCs/>
          <w:sz w:val="28"/>
          <w:szCs w:val="28"/>
        </w:rPr>
      </w:pPr>
      <w:r w:rsidRPr="56BB98AF">
        <w:rPr>
          <w:b/>
          <w:bCs/>
          <w:sz w:val="28"/>
          <w:szCs w:val="28"/>
        </w:rPr>
        <w:t>Otras consideraciones: agregar los req NF</w:t>
      </w:r>
    </w:p>
    <w:p w:rsidR="56BB98AF" w:rsidP="56BB98AF" w:rsidRDefault="64A03FEF" w14:paraId="6E1BC61A" w14:textId="7A068E8B">
      <w:pPr>
        <w:rPr>
          <w:b/>
          <w:bCs/>
          <w:sz w:val="28"/>
          <w:szCs w:val="28"/>
        </w:rPr>
      </w:pPr>
      <w:r w:rsidRPr="64A03FEF">
        <w:rPr>
          <w:b/>
          <w:bCs/>
          <w:sz w:val="28"/>
          <w:szCs w:val="28"/>
        </w:rPr>
        <w:t xml:space="preserve">RF-16 </w:t>
      </w:r>
      <w:r w:rsidRPr="64A03FEF">
        <w:rPr>
          <w:sz w:val="28"/>
          <w:szCs w:val="28"/>
        </w:rPr>
        <w:t>Al usuario se le notificara de un error.</w:t>
      </w:r>
    </w:p>
    <w:p w:rsidR="226B305A" w:rsidP="226B305A" w:rsidRDefault="226B305A" w14:paraId="0462DB8A" w14:textId="435114E6">
      <w:pPr>
        <w:rPr>
          <w:b/>
          <w:bCs/>
          <w:sz w:val="28"/>
          <w:szCs w:val="28"/>
        </w:rPr>
      </w:pPr>
    </w:p>
    <w:p w:rsidR="0019769A" w:rsidP="4E6DC043" w:rsidRDefault="0019769A" w14:paraId="39CFC655" w14:textId="52DB8648">
      <w:pPr>
        <w:pStyle w:val="Heading2"/>
        <w:ind w:left="720"/>
        <w:rPr>
          <w:color w:val="FF0000"/>
        </w:rPr>
      </w:pPr>
    </w:p>
    <w:p w:rsidR="0019769A" w:rsidP="4E6DC043" w:rsidRDefault="0019769A" w14:paraId="24D496EB" w14:textId="50BE7479">
      <w:pPr>
        <w:pStyle w:val="Heading2"/>
        <w:ind w:left="720"/>
        <w:rPr>
          <w:color w:val="FF0000"/>
        </w:rPr>
      </w:pPr>
    </w:p>
    <w:p w:rsidR="0019769A" w:rsidP="12D99312" w:rsidRDefault="1E96E244" w14:paraId="22B01185" w14:textId="694EFCBC">
      <w:pPr>
        <w:pStyle w:val="Heading2"/>
        <w:ind w:left="720"/>
        <w:rPr>
          <w:b w:val="0"/>
          <w:color w:val="FF0000"/>
        </w:rPr>
      </w:pPr>
      <w:bookmarkStart w:name="_Toc73065919" w:id="101"/>
      <w:r w:rsidRPr="1E96E244">
        <w:rPr>
          <w:color w:val="FF0000"/>
        </w:rPr>
        <w:t>Funcionalidad de Mantenimiento de Tipo de Organismo (RF-17)</w:t>
      </w:r>
      <w:bookmarkEnd w:id="101"/>
      <w:r w:rsidRPr="1E96E244">
        <w:rPr>
          <w:color w:val="FF0000"/>
        </w:rPr>
        <w:t xml:space="preserve">  </w:t>
      </w:r>
    </w:p>
    <w:p w:rsidR="1E2D9E88" w:rsidP="03F3B94B" w:rsidRDefault="4E6DC043" w14:paraId="2179A820" w14:textId="43837261">
      <w:pPr>
        <w:rPr>
          <w:b/>
          <w:sz w:val="28"/>
          <w:szCs w:val="28"/>
        </w:rPr>
      </w:pPr>
      <w:r w:rsidRPr="7E5DFA79" w:rsidR="7E5DFA79">
        <w:rPr>
          <w:b w:val="1"/>
          <w:bCs w:val="1"/>
          <w:sz w:val="28"/>
          <w:szCs w:val="28"/>
        </w:rPr>
        <w:t xml:space="preserve">Prototipo </w:t>
      </w:r>
    </w:p>
    <w:p w:rsidR="1E2D9E88" w:rsidP="7E5DFA79" w:rsidRDefault="1E2D9E88" w14:paraId="1D12A163" w14:textId="2BAA79C8">
      <w:pPr>
        <w:pStyle w:val="Normal"/>
      </w:pPr>
      <w:r>
        <w:drawing>
          <wp:inline wp14:editId="71BA90CA" wp14:anchorId="203F5C5A">
            <wp:extent cx="4572000" cy="2571750"/>
            <wp:effectExtent l="0" t="0" r="0" b="0"/>
            <wp:docPr id="2112974509" name="" title=""/>
            <wp:cNvGraphicFramePr>
              <a:graphicFrameLocks noChangeAspect="1"/>
            </wp:cNvGraphicFramePr>
            <a:graphic>
              <a:graphicData uri="http://schemas.openxmlformats.org/drawingml/2006/picture">
                <pic:pic>
                  <pic:nvPicPr>
                    <pic:cNvPr id="0" name=""/>
                    <pic:cNvPicPr/>
                  </pic:nvPicPr>
                  <pic:blipFill>
                    <a:blip r:embed="Rb92dd0a35189463d">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1E2D9E88" w:rsidP="03F3B94B" w:rsidRDefault="4E6DC043" w14:paraId="0F8925F1" w14:textId="6D78BFD2">
      <w:pPr>
        <w:rPr>
          <w:b/>
          <w:sz w:val="28"/>
          <w:szCs w:val="28"/>
        </w:rPr>
      </w:pPr>
      <w:r w:rsidRPr="4E6DC043">
        <w:rPr>
          <w:b/>
          <w:bCs/>
          <w:sz w:val="28"/>
          <w:szCs w:val="28"/>
        </w:rPr>
        <w:t>Descripción</w:t>
      </w:r>
    </w:p>
    <w:p w:rsidR="0019769A" w:rsidP="4E6DC043" w:rsidRDefault="4E6DC043" w14:paraId="124DCC6A" w14:textId="08CA8739">
      <w:pPr>
        <w:spacing w:line="360" w:lineRule="auto"/>
        <w:rPr>
          <w:color w:val="000000" w:themeColor="text1"/>
        </w:rPr>
      </w:pPr>
      <w:r w:rsidRPr="4E6DC043">
        <w:rPr>
          <w:color w:val="000000" w:themeColor="text1"/>
        </w:rPr>
        <w:t xml:space="preserve">La funcionalidad debe ser administrada mediante un CRUD para permitir agregar, modificar </w:t>
      </w:r>
      <w:r>
        <w:t xml:space="preserve">o </w:t>
      </w:r>
      <w:r w:rsidRPr="4E6DC043">
        <w:rPr>
          <w:color w:val="000000" w:themeColor="text1"/>
        </w:rPr>
        <w:t>eliminar. Estos datos son los siguientes: Código, Titulo y Descripción, los cuales son necesarios para registrar un femicidio. Dicha gestión está ligada a un usuario con el permiso pertinente.</w:t>
      </w:r>
    </w:p>
    <w:p w:rsidR="0019769A" w:rsidP="4E6DC043" w:rsidRDefault="0019769A" w14:paraId="2BFE11A7" w14:textId="7B98C4A4">
      <w:pPr>
        <w:spacing w:line="360" w:lineRule="auto"/>
        <w:rPr>
          <w:color w:val="000000" w:themeColor="text1"/>
        </w:rPr>
      </w:pPr>
    </w:p>
    <w:p w:rsidR="0019769A" w:rsidP="4E6DC043" w:rsidRDefault="4E6DC043" w14:paraId="044A7354" w14:textId="43837261">
      <w:pPr>
        <w:rPr>
          <w:b/>
          <w:bCs/>
          <w:sz w:val="28"/>
          <w:szCs w:val="28"/>
        </w:rPr>
      </w:pPr>
      <w:r w:rsidRPr="7E5DFA79" w:rsidR="7E5DFA79">
        <w:rPr>
          <w:b w:val="1"/>
          <w:bCs w:val="1"/>
          <w:sz w:val="28"/>
          <w:szCs w:val="28"/>
        </w:rPr>
        <w:t xml:space="preserve">Prototipo </w:t>
      </w:r>
    </w:p>
    <w:p w:rsidR="0019769A" w:rsidP="7E5DFA79" w:rsidRDefault="0019769A" w14:paraId="0D01FF8D" w14:textId="51BE93DC">
      <w:pPr>
        <w:pStyle w:val="Normal"/>
      </w:pPr>
      <w:r>
        <w:drawing>
          <wp:inline wp14:editId="5F15D696" wp14:anchorId="7C5A3B5C">
            <wp:extent cx="4572000" cy="2571750"/>
            <wp:effectExtent l="0" t="0" r="0" b="0"/>
            <wp:docPr id="1364107746" name="" title=""/>
            <wp:cNvGraphicFramePr>
              <a:graphicFrameLocks noChangeAspect="1"/>
            </wp:cNvGraphicFramePr>
            <a:graphic>
              <a:graphicData uri="http://schemas.openxmlformats.org/drawingml/2006/picture">
                <pic:pic>
                  <pic:nvPicPr>
                    <pic:cNvPr id="0" name=""/>
                    <pic:cNvPicPr/>
                  </pic:nvPicPr>
                  <pic:blipFill>
                    <a:blip r:embed="Rf6e258e5c7d64590">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19769A" w:rsidP="4E6DC043" w:rsidRDefault="4E6DC043" w14:paraId="59C176CD" w14:textId="6D78BFD2">
      <w:pPr>
        <w:rPr>
          <w:b/>
          <w:bCs/>
          <w:sz w:val="28"/>
          <w:szCs w:val="28"/>
        </w:rPr>
      </w:pPr>
      <w:r w:rsidRPr="4E6DC043">
        <w:rPr>
          <w:b/>
          <w:bCs/>
          <w:sz w:val="28"/>
          <w:szCs w:val="28"/>
        </w:rPr>
        <w:t>Descripción</w:t>
      </w:r>
    </w:p>
    <w:p w:rsidR="0019769A" w:rsidP="4E6DC043" w:rsidRDefault="4E6DC043" w14:paraId="7DE5D638" w14:textId="43ED652D">
      <w:pPr>
        <w:spacing w:line="360" w:lineRule="auto"/>
        <w:rPr>
          <w:color w:val="000000" w:themeColor="text1"/>
        </w:rPr>
      </w:pPr>
      <w:r w:rsidRPr="4E6DC043">
        <w:rPr>
          <w:color w:val="000000" w:themeColor="text1"/>
        </w:rPr>
        <w:t>El sistema permite crear un tipo de organismo nuevo mediante el desplegué de un CRUD en una ventana que será añadido en la base de datos.</w:t>
      </w:r>
      <w:r w:rsidR="0019769A">
        <w:br/>
      </w:r>
    </w:p>
    <w:p w:rsidR="0019769A" w:rsidP="4E6DC043" w:rsidRDefault="4E6DC043" w14:paraId="7F8C5547" w14:textId="43837261">
      <w:pPr>
        <w:rPr>
          <w:b/>
          <w:bCs/>
          <w:sz w:val="28"/>
          <w:szCs w:val="28"/>
        </w:rPr>
      </w:pPr>
      <w:r w:rsidRPr="7E5DFA79" w:rsidR="7E5DFA79">
        <w:rPr>
          <w:b w:val="1"/>
          <w:bCs w:val="1"/>
          <w:sz w:val="28"/>
          <w:szCs w:val="28"/>
        </w:rPr>
        <w:t xml:space="preserve">Prototipo </w:t>
      </w:r>
    </w:p>
    <w:p w:rsidR="0019769A" w:rsidP="7E5DFA79" w:rsidRDefault="0019769A" w14:paraId="2354E489" w14:textId="1068DAC9">
      <w:pPr>
        <w:pStyle w:val="Normal"/>
      </w:pPr>
      <w:r>
        <w:drawing>
          <wp:inline wp14:editId="71DB4836" wp14:anchorId="51499A46">
            <wp:extent cx="4572000" cy="2571750"/>
            <wp:effectExtent l="0" t="0" r="0" b="0"/>
            <wp:docPr id="2003891144" name="" title=""/>
            <wp:cNvGraphicFramePr>
              <a:graphicFrameLocks noChangeAspect="1"/>
            </wp:cNvGraphicFramePr>
            <a:graphic>
              <a:graphicData uri="http://schemas.openxmlformats.org/drawingml/2006/picture">
                <pic:pic>
                  <pic:nvPicPr>
                    <pic:cNvPr id="0" name=""/>
                    <pic:cNvPicPr/>
                  </pic:nvPicPr>
                  <pic:blipFill>
                    <a:blip r:embed="Rea578360241f487b">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19769A" w:rsidP="4E6DC043" w:rsidRDefault="4E6DC043" w14:paraId="7F052385" w14:textId="6D78BFD2">
      <w:pPr>
        <w:rPr>
          <w:b/>
          <w:bCs/>
          <w:sz w:val="28"/>
          <w:szCs w:val="28"/>
        </w:rPr>
      </w:pPr>
      <w:r w:rsidRPr="4E6DC043">
        <w:rPr>
          <w:b/>
          <w:bCs/>
          <w:sz w:val="28"/>
          <w:szCs w:val="28"/>
        </w:rPr>
        <w:t>Descripción</w:t>
      </w:r>
    </w:p>
    <w:p w:rsidR="0019769A" w:rsidP="4E6DC043" w:rsidRDefault="4E6DC043" w14:paraId="3CF137CD" w14:textId="71FDBE31">
      <w:pPr>
        <w:spacing w:line="360" w:lineRule="auto"/>
        <w:rPr>
          <w:color w:val="000000" w:themeColor="text1"/>
        </w:rPr>
      </w:pPr>
      <w:r w:rsidRPr="4E6DC043">
        <w:rPr>
          <w:color w:val="000000" w:themeColor="text1"/>
        </w:rPr>
        <w:t>El sistema permite actualizar los datos de un tipo de organismo existente mediante la selección por id del mismo, y guardar los cambios sobre escribiendo los existentes en la base de datos.</w:t>
      </w:r>
    </w:p>
    <w:p w:rsidR="0019769A" w:rsidP="4E6DC043" w:rsidRDefault="0019769A" w14:paraId="72B6FA6A" w14:textId="557C4712">
      <w:pPr>
        <w:spacing w:line="360" w:lineRule="auto"/>
        <w:rPr>
          <w:color w:val="000000" w:themeColor="text1"/>
        </w:rPr>
      </w:pPr>
    </w:p>
    <w:p w:rsidR="0019769A" w:rsidP="4E6DC043" w:rsidRDefault="0019769A" w14:paraId="5E136C43" w14:textId="6CF7677A">
      <w:pPr>
        <w:rPr>
          <w:b/>
          <w:bCs/>
          <w:sz w:val="28"/>
          <w:szCs w:val="28"/>
        </w:rPr>
      </w:pPr>
    </w:p>
    <w:p w:rsidR="0019769A" w:rsidP="226B305A" w:rsidRDefault="0019769A" w14:paraId="7935EC6C" w14:textId="18889479">
      <w:pPr>
        <w:rPr>
          <w:b/>
          <w:bCs/>
          <w:sz w:val="28"/>
          <w:szCs w:val="28"/>
        </w:rPr>
      </w:pPr>
    </w:p>
    <w:p w:rsidR="4E6DC043" w:rsidP="4E6DC043" w:rsidRDefault="4E6DC043" w14:paraId="2762CCD1" w14:textId="3099F922">
      <w:r w:rsidRPr="4E6DC043">
        <w:rPr>
          <w:b/>
          <w:bCs/>
          <w:color w:val="000000" w:themeColor="text1"/>
          <w:sz w:val="28"/>
          <w:szCs w:val="28"/>
        </w:rPr>
        <w:t>Gestionar los tipos de organismos:</w:t>
      </w:r>
      <w:r w:rsidRPr="4E6DC043">
        <w:rPr>
          <w:color w:val="000000" w:themeColor="text1"/>
        </w:rPr>
        <w:t xml:space="preserve"> La funcionalidad debe ser administrada mediante un CRUD para permitir agregar, modificar </w:t>
      </w:r>
      <w:r w:rsidRPr="4E6DC043">
        <w:t xml:space="preserve">o </w:t>
      </w:r>
      <w:r w:rsidRPr="4E6DC043">
        <w:rPr>
          <w:color w:val="000000" w:themeColor="text1"/>
        </w:rPr>
        <w:t xml:space="preserve">eliminar. Estos datos son los siguientes: Código, Titulo y Descripción, los cuales son necesarios para registrar un femicidio. Dicha gestión está ligada a un usuario con el permiso pertinente. </w:t>
      </w:r>
    </w:p>
    <w:p w:rsidR="4E6DC043" w:rsidP="4E6DC043" w:rsidRDefault="4E6DC043" w14:paraId="589D3A7A" w14:textId="0C9B1D08">
      <w:r w:rsidRPr="4E6DC043">
        <w:rPr>
          <w:b/>
          <w:bCs/>
          <w:color w:val="000000" w:themeColor="text1"/>
        </w:rPr>
        <w:t>RF-18.2 Agregar tipo de organismo</w:t>
      </w:r>
      <w:r w:rsidRPr="4E6DC043">
        <w:rPr>
          <w:color w:val="000000" w:themeColor="text1"/>
        </w:rPr>
        <w:t xml:space="preserve">: La funcionalidad en su interfaz debe tener un apartado donde permita agregar información relacionada al tipo de organismo requerido para registrar el femicidio. Dichos datos son los siguientes: Código el cual debe ser único y será el identificador del tipo de organismo, posteriormente el Titulo, el cual da nombre al tipo de lugar y, por último, la Descripción es en la cual de detalla el tipo de organismo de una manera más amplia y esta inclusive puede ser nula en casos especiales. Además, dicha información debe ser almacenada en una base de datos y reflejada en el sistema. </w:t>
      </w:r>
    </w:p>
    <w:p w:rsidR="4E6DC043" w:rsidP="4E6DC043" w:rsidRDefault="4E6DC043" w14:paraId="1992C4BF" w14:textId="3933AD6E">
      <w:r w:rsidRPr="4E6DC043">
        <w:rPr>
          <w:b/>
          <w:bCs/>
          <w:color w:val="000000" w:themeColor="text1"/>
        </w:rPr>
        <w:t>RF-18.3 Modificar el tipo de organismo:</w:t>
      </w:r>
      <w:r w:rsidRPr="4E6DC043">
        <w:rPr>
          <w:color w:val="000000" w:themeColor="text1"/>
        </w:rPr>
        <w:t xml:space="preserve"> La funcionalidad debe permitir al usuario modificar los datos del tipo de organismo. Para este caso los únicos datos que puede modificar son el, Titulo y la Descripción. Para ello, se debe mostrar los datos a modificar a través de una interfaz, permitir la modificación, guardar los datos modificados en la BD para su posterior uso y estos deben estar reflejados inmediatamente. </w:t>
      </w:r>
    </w:p>
    <w:p w:rsidR="4E6DC043" w:rsidP="4E6DC043" w:rsidRDefault="4E6DC043" w14:paraId="09AD26A7" w14:textId="46020C1E">
      <w:r w:rsidRPr="4E6DC043">
        <w:rPr>
          <w:b/>
          <w:bCs/>
          <w:color w:val="000000" w:themeColor="text1"/>
        </w:rPr>
        <w:t>RF-18.4 Eliminar el tipo de organismo:</w:t>
      </w:r>
      <w:r w:rsidRPr="4E6DC043">
        <w:rPr>
          <w:color w:val="000000" w:themeColor="text1"/>
        </w:rPr>
        <w:t xml:space="preserve"> La funcionalidad debe tener la capacidad de eliminar la información referente a un tipo de organismo. Dicha información debe ser eliminada por el usuario y los datos son eliminados en su totalidad, es decir, el Código, Código del país, Titulo y Descripción serán borrados del sistema y con ello de la BD.</w:t>
      </w:r>
    </w:p>
    <w:p w:rsidR="4E6DC043" w:rsidP="4E6DC043" w:rsidRDefault="4E6DC043" w14:paraId="60F80E72" w14:textId="79612157">
      <w:pPr>
        <w:rPr>
          <w:b/>
          <w:bCs/>
          <w:sz w:val="28"/>
          <w:szCs w:val="28"/>
        </w:rPr>
      </w:pPr>
    </w:p>
    <w:p w:rsidR="4E6DC043" w:rsidP="4E6DC043" w:rsidRDefault="4E6DC043" w14:paraId="6392A280" w14:textId="17ED744B">
      <w:pPr>
        <w:rPr>
          <w:b/>
          <w:bCs/>
          <w:sz w:val="28"/>
          <w:szCs w:val="28"/>
        </w:rPr>
      </w:pPr>
    </w:p>
    <w:p w:rsidR="0019769A" w:rsidP="226B305A" w:rsidRDefault="226B305A" w14:paraId="62FDF95E" w14:textId="55ABFEBF">
      <w:pPr>
        <w:rPr>
          <w:b/>
          <w:bCs/>
          <w:sz w:val="28"/>
          <w:szCs w:val="28"/>
        </w:rPr>
      </w:pPr>
      <w:r w:rsidRPr="226B305A">
        <w:rPr>
          <w:b/>
          <w:bCs/>
          <w:sz w:val="28"/>
          <w:szCs w:val="28"/>
        </w:rPr>
        <w:t>Otras consideraciones</w:t>
      </w:r>
    </w:p>
    <w:p w:rsidR="0019769A" w:rsidP="226B305A" w:rsidRDefault="0019769A" w14:paraId="1FB63042" w14:textId="3BAA88AF">
      <w:pPr>
        <w:rPr>
          <w:b/>
          <w:bCs/>
          <w:sz w:val="28"/>
          <w:szCs w:val="28"/>
        </w:rPr>
      </w:pPr>
    </w:p>
    <w:p w:rsidR="6241C655" w:rsidP="4E6DC043" w:rsidRDefault="4E6DC043" w14:paraId="5C07348C" w14:textId="01D99F91">
      <w:r w:rsidRPr="4E6DC043">
        <w:rPr>
          <w:b/>
          <w:bCs/>
          <w:color w:val="000000" w:themeColor="text1"/>
        </w:rPr>
        <w:t>RF-18.5</w:t>
      </w:r>
      <w:r w:rsidRPr="4E6DC043">
        <w:rPr>
          <w:color w:val="000000" w:themeColor="text1"/>
        </w:rPr>
        <w:t xml:space="preserve"> La funcionalidad debe ser capaz de almacenar los tipos de organismos mediante una interfaz, conectada a una base de datos que actúe en tiempo real para que los datos se mantengan actualizados en todo momento.  </w:t>
      </w:r>
    </w:p>
    <w:p w:rsidR="6241C655" w:rsidP="4E6DC043" w:rsidRDefault="4E6DC043" w14:paraId="0A742503" w14:textId="4B270BB8">
      <w:r w:rsidRPr="4E6DC043">
        <w:rPr>
          <w:b/>
          <w:bCs/>
          <w:color w:val="000000" w:themeColor="text1"/>
        </w:rPr>
        <w:t>RF-18.6</w:t>
      </w:r>
      <w:r w:rsidRPr="4E6DC043">
        <w:rPr>
          <w:color w:val="000000" w:themeColor="text1"/>
        </w:rPr>
        <w:t xml:space="preserve"> Las interfaces del módulo tipo de organismo del sistema debe </w:t>
      </w:r>
      <w:r w:rsidRPr="4E6DC043">
        <w:rPr>
          <w:color w:val="000000" w:themeColor="text1"/>
          <w:u w:val="single"/>
        </w:rPr>
        <w:t>contener</w:t>
      </w:r>
      <w:r w:rsidRPr="4E6DC043">
        <w:rPr>
          <w:color w:val="000000" w:themeColor="text1"/>
        </w:rPr>
        <w:t xml:space="preserve"> la información almacenada y un botón de agregar, modificar, eliminar y buscar donde el sistema debe ser capaz de responder a dichas acciones de manera rápida y en tiempo real. </w:t>
      </w:r>
    </w:p>
    <w:p w:rsidR="6241C655" w:rsidP="4E6DC043" w:rsidRDefault="4E6DC043" w14:paraId="693C8A23" w14:textId="0B36D4F7">
      <w:r w:rsidRPr="4E6DC043">
        <w:rPr>
          <w:b/>
          <w:bCs/>
          <w:color w:val="000000" w:themeColor="text1"/>
        </w:rPr>
        <w:t>RF-18.7</w:t>
      </w:r>
      <w:r w:rsidRPr="4E6DC043">
        <w:rPr>
          <w:color w:val="000000" w:themeColor="text1"/>
        </w:rPr>
        <w:t xml:space="preserve"> La interfaz de la funcionalidad deben ser utilizadas por diversos usuarios por lo que deben ser claras, fáciles de usar y permitir una percepción clara de su funcionamiento</w:t>
      </w:r>
    </w:p>
    <w:p w:rsidR="6241C655" w:rsidP="4E6DC043" w:rsidRDefault="6241C655" w14:paraId="56AC0774" w14:textId="0BA5849B">
      <w:pPr>
        <w:rPr>
          <w:b/>
          <w:bCs/>
          <w:sz w:val="28"/>
          <w:szCs w:val="28"/>
        </w:rPr>
      </w:pPr>
    </w:p>
    <w:p w:rsidR="6241C655" w:rsidP="6241C655" w:rsidRDefault="6241C655" w14:paraId="0FA4AFA0" w14:textId="7C1CDBA7">
      <w:pPr>
        <w:rPr>
          <w:b/>
          <w:bCs/>
          <w:sz w:val="28"/>
          <w:szCs w:val="28"/>
        </w:rPr>
      </w:pPr>
    </w:p>
    <w:p w:rsidR="12D99312" w:rsidP="12D99312" w:rsidRDefault="12D99312" w14:paraId="673212EC" w14:textId="79084D3E">
      <w:pPr>
        <w:rPr>
          <w:b/>
          <w:bCs/>
          <w:sz w:val="28"/>
          <w:szCs w:val="28"/>
        </w:rPr>
      </w:pPr>
    </w:p>
    <w:p w:rsidR="12D99312" w:rsidP="12D99312" w:rsidRDefault="12D99312" w14:paraId="13A83143" w14:textId="7A8CF457">
      <w:pPr>
        <w:rPr>
          <w:b/>
          <w:bCs/>
          <w:sz w:val="28"/>
          <w:szCs w:val="28"/>
        </w:rPr>
      </w:pPr>
    </w:p>
    <w:p w:rsidR="12D99312" w:rsidP="12D99312" w:rsidRDefault="12D99312" w14:paraId="359B9EAF" w14:textId="0652E46D">
      <w:pPr>
        <w:rPr>
          <w:b/>
          <w:bCs/>
          <w:sz w:val="28"/>
          <w:szCs w:val="28"/>
        </w:rPr>
      </w:pPr>
    </w:p>
    <w:p w:rsidR="12D99312" w:rsidP="12D99312" w:rsidRDefault="12D99312" w14:paraId="28E380B7" w14:textId="0CAA681D">
      <w:pPr>
        <w:rPr>
          <w:b/>
          <w:bCs/>
          <w:sz w:val="28"/>
          <w:szCs w:val="28"/>
        </w:rPr>
      </w:pPr>
    </w:p>
    <w:p w:rsidR="12D99312" w:rsidP="12D99312" w:rsidRDefault="12D99312" w14:paraId="6AAC872D" w14:textId="1842D1EE">
      <w:pPr>
        <w:rPr>
          <w:b/>
          <w:bCs/>
          <w:sz w:val="28"/>
          <w:szCs w:val="28"/>
        </w:rPr>
      </w:pPr>
    </w:p>
    <w:p w:rsidR="12D99312" w:rsidP="12D99312" w:rsidRDefault="12D99312" w14:paraId="25293784" w14:textId="4235C6EF">
      <w:pPr>
        <w:rPr>
          <w:b/>
          <w:bCs/>
          <w:sz w:val="28"/>
          <w:szCs w:val="28"/>
        </w:rPr>
      </w:pPr>
    </w:p>
    <w:p w:rsidR="12D99312" w:rsidP="12D99312" w:rsidRDefault="12D99312" w14:paraId="73B12CF8" w14:textId="7810E96D">
      <w:pPr>
        <w:rPr>
          <w:b/>
          <w:bCs/>
          <w:sz w:val="28"/>
          <w:szCs w:val="28"/>
        </w:rPr>
      </w:pPr>
    </w:p>
    <w:p w:rsidR="12D99312" w:rsidP="12D99312" w:rsidRDefault="12D99312" w14:paraId="1892D3E3" w14:textId="1AC7C065">
      <w:pPr>
        <w:rPr>
          <w:b/>
          <w:bCs/>
          <w:sz w:val="28"/>
          <w:szCs w:val="28"/>
        </w:rPr>
      </w:pPr>
    </w:p>
    <w:p w:rsidR="12D99312" w:rsidP="12D99312" w:rsidRDefault="12D99312" w14:paraId="4B33BB7D" w14:textId="36C3081B">
      <w:pPr>
        <w:rPr>
          <w:b/>
          <w:bCs/>
          <w:sz w:val="28"/>
          <w:szCs w:val="28"/>
        </w:rPr>
      </w:pPr>
    </w:p>
    <w:p w:rsidR="12D99312" w:rsidP="12D99312" w:rsidRDefault="12D99312" w14:paraId="6F30BF50" w14:textId="6E3ABB4E">
      <w:pPr>
        <w:rPr>
          <w:b/>
          <w:bCs/>
          <w:sz w:val="28"/>
          <w:szCs w:val="28"/>
        </w:rPr>
      </w:pPr>
    </w:p>
    <w:p w:rsidR="12D99312" w:rsidP="12D99312" w:rsidRDefault="12D99312" w14:paraId="675117BC" w14:textId="4E08D08D">
      <w:pPr>
        <w:rPr>
          <w:b/>
          <w:bCs/>
          <w:sz w:val="28"/>
          <w:szCs w:val="28"/>
        </w:rPr>
      </w:pPr>
    </w:p>
    <w:p w:rsidR="12D99312" w:rsidP="12D99312" w:rsidRDefault="12D99312" w14:paraId="74BA4D42" w14:textId="3E682ABA">
      <w:pPr>
        <w:rPr>
          <w:b/>
          <w:bCs/>
          <w:sz w:val="28"/>
          <w:szCs w:val="28"/>
        </w:rPr>
      </w:pPr>
    </w:p>
    <w:p w:rsidR="12D99312" w:rsidP="12D99312" w:rsidRDefault="12D99312" w14:paraId="03A257EE" w14:textId="3156D809">
      <w:pPr>
        <w:rPr>
          <w:b/>
          <w:bCs/>
          <w:sz w:val="28"/>
          <w:szCs w:val="28"/>
        </w:rPr>
      </w:pPr>
    </w:p>
    <w:p w:rsidR="6241C655" w:rsidP="6241C655" w:rsidRDefault="6241C655" w14:paraId="5CE06CB1" w14:textId="004721AF">
      <w:pPr>
        <w:rPr>
          <w:b/>
          <w:bCs/>
          <w:sz w:val="28"/>
          <w:szCs w:val="28"/>
        </w:rPr>
      </w:pPr>
    </w:p>
    <w:p w:rsidR="0019769A" w:rsidP="12D99312" w:rsidRDefault="1E96E244" w14:paraId="425F7F53" w14:textId="7F52BA9E">
      <w:pPr>
        <w:pStyle w:val="Heading2"/>
        <w:ind w:left="720"/>
        <w:rPr>
          <w:b w:val="0"/>
          <w:color w:val="000000" w:themeColor="text1"/>
        </w:rPr>
      </w:pPr>
      <w:bookmarkStart w:name="_Toc711247024" w:id="102"/>
      <w:r w:rsidRPr="1E96E244">
        <w:rPr>
          <w:color w:val="000000" w:themeColor="text1"/>
        </w:rPr>
        <w:t>Funcionalidad de Mantenimiento de Tipo de Lugar (RF-18)</w:t>
      </w:r>
      <w:bookmarkEnd w:id="102"/>
    </w:p>
    <w:p w:rsidR="6241C655" w:rsidP="6241C655" w:rsidRDefault="6241C655" w14:paraId="6584F021" w14:textId="09C1B041"/>
    <w:p w:rsidR="1E2D9E88" w:rsidP="56BB98AF" w:rsidRDefault="56BB98AF" w14:paraId="7E04A99C" w14:textId="4F1FF03E">
      <w:pPr>
        <w:rPr>
          <w:b/>
          <w:bCs/>
          <w:sz w:val="28"/>
          <w:szCs w:val="28"/>
        </w:rPr>
      </w:pPr>
      <w:r w:rsidRPr="56BB98AF">
        <w:rPr>
          <w:b/>
          <w:bCs/>
          <w:sz w:val="28"/>
          <w:szCs w:val="28"/>
        </w:rPr>
        <w:t xml:space="preserve">Prototipo </w:t>
      </w:r>
    </w:p>
    <w:p w:rsidR="1E2D9E88" w:rsidP="56BB98AF" w:rsidRDefault="1E2D9E88" w14:paraId="4B2F0199" w14:textId="19BB2AB5">
      <w:r>
        <w:rPr>
          <w:noProof/>
        </w:rPr>
        <w:drawing>
          <wp:inline distT="0" distB="0" distL="0" distR="0" wp14:anchorId="4CBC34A5" wp14:editId="331B2C29">
            <wp:extent cx="5790623" cy="2388632"/>
            <wp:effectExtent l="0" t="0" r="0" b="0"/>
            <wp:docPr id="1399553548" name="Picture 1399553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790623" cy="2388632"/>
                    </a:xfrm>
                    <a:prstGeom prst="rect">
                      <a:avLst/>
                    </a:prstGeom>
                  </pic:spPr>
                </pic:pic>
              </a:graphicData>
            </a:graphic>
          </wp:inline>
        </w:drawing>
      </w:r>
    </w:p>
    <w:p w:rsidR="56BB98AF" w:rsidP="56BB98AF" w:rsidRDefault="56BB98AF" w14:paraId="55492B21" w14:textId="6F87971B">
      <w:pPr>
        <w:rPr>
          <w:b/>
          <w:bCs/>
          <w:sz w:val="28"/>
          <w:szCs w:val="28"/>
        </w:rPr>
      </w:pPr>
    </w:p>
    <w:p w:rsidR="226B305A" w:rsidP="56BB98AF" w:rsidRDefault="56BB98AF" w14:paraId="18428802" w14:textId="47CBE1E8">
      <w:pPr>
        <w:rPr>
          <w:rFonts w:ascii="Arial" w:hAnsi="Arial" w:eastAsia="Arial" w:cs="Arial"/>
          <w:color w:val="000000" w:themeColor="text1"/>
        </w:rPr>
      </w:pPr>
      <w:r w:rsidRPr="56BB98AF">
        <w:rPr>
          <w:b/>
          <w:bCs/>
          <w:sz w:val="28"/>
          <w:szCs w:val="28"/>
        </w:rPr>
        <w:t>Descripción</w:t>
      </w:r>
    </w:p>
    <w:p w:rsidR="226B305A" w:rsidP="56BB98AF" w:rsidRDefault="56BB98AF" w14:paraId="042540E1" w14:textId="6A90A6F6">
      <w:pPr>
        <w:spacing w:line="360" w:lineRule="auto"/>
        <w:rPr>
          <w:color w:val="000000" w:themeColor="text1"/>
        </w:rPr>
      </w:pPr>
      <w:r w:rsidRPr="56BB98AF">
        <w:rPr>
          <w:b/>
          <w:bCs/>
          <w:color w:val="000000" w:themeColor="text1"/>
          <w:sz w:val="28"/>
          <w:szCs w:val="28"/>
        </w:rPr>
        <w:t>Gestionar los tipos de lugares:</w:t>
      </w:r>
      <w:r w:rsidRPr="56BB98AF">
        <w:rPr>
          <w:color w:val="000000" w:themeColor="text1"/>
        </w:rPr>
        <w:t xml:space="preserve"> La funcionalidad debe ser administrada mediante un CRUD para permitir agregar, modificar </w:t>
      </w:r>
      <w:r w:rsidRPr="56BB98AF">
        <w:t xml:space="preserve">o </w:t>
      </w:r>
      <w:r w:rsidRPr="56BB98AF">
        <w:rPr>
          <w:color w:val="000000" w:themeColor="text1"/>
        </w:rPr>
        <w:t>eliminar. Estos datos son los siguientes: Código, Titulo y Descripción, los cuales son necesarios para registrar un femicidio. Dicha gestión está ligada a un usuario con el permiso pertinente.</w:t>
      </w:r>
    </w:p>
    <w:p w:rsidR="226B305A" w:rsidP="56BB98AF" w:rsidRDefault="4A1D6DF1" w14:paraId="32AE3EF3" w14:textId="77CC95CA">
      <w:pPr>
        <w:spacing w:line="360" w:lineRule="auto"/>
        <w:ind w:left="708"/>
        <w:rPr>
          <w:color w:val="000000" w:themeColor="text1"/>
        </w:rPr>
      </w:pPr>
      <w:r w:rsidRPr="4A1D6DF1">
        <w:rPr>
          <w:b/>
          <w:bCs/>
          <w:color w:val="000000" w:themeColor="text1"/>
          <w:sz w:val="28"/>
          <w:szCs w:val="28"/>
        </w:rPr>
        <w:t>RF-18.2 Agregar tipo de lugar:</w:t>
      </w:r>
      <w:r w:rsidRPr="4A1D6DF1">
        <w:rPr>
          <w:color w:val="000000" w:themeColor="text1"/>
        </w:rPr>
        <w:t xml:space="preserve"> La funcionalidad en su interfaz debe tener un apartado donde permita agregar información relacionada al tipo de lugar requerido para registrar el femicidio. Dichos datos son los siguientes: Código el cual debe ser único y será el identificador del tipo de lugar, posteriormente el Titulo, el cual da nombre al tipo de lugar y, por último, la Descripción es en la cual de detalla el tipo de lugar de una manera más amplia y esta inclusive puede ser nula en casos especiales. Además, dicha información debe ser almacenada en una base de datos y reflejada en el sistema.</w:t>
      </w:r>
    </w:p>
    <w:p w:rsidR="226B305A" w:rsidP="56BB98AF" w:rsidRDefault="4A1D6DF1" w14:paraId="23FB3FD2" w14:textId="17A6D7A1">
      <w:pPr>
        <w:spacing w:line="360" w:lineRule="auto"/>
        <w:ind w:left="708"/>
        <w:rPr>
          <w:color w:val="000000" w:themeColor="text1"/>
        </w:rPr>
      </w:pPr>
      <w:r w:rsidRPr="4A1D6DF1">
        <w:rPr>
          <w:b/>
          <w:bCs/>
          <w:color w:val="000000" w:themeColor="text1"/>
          <w:sz w:val="28"/>
          <w:szCs w:val="28"/>
        </w:rPr>
        <w:t>RF-18.3 Modificar el tipo de lugar:</w:t>
      </w:r>
      <w:r w:rsidRPr="4A1D6DF1">
        <w:rPr>
          <w:color w:val="000000" w:themeColor="text1"/>
          <w:sz w:val="28"/>
          <w:szCs w:val="28"/>
        </w:rPr>
        <w:t xml:space="preserve"> </w:t>
      </w:r>
      <w:r w:rsidRPr="4A1D6DF1">
        <w:rPr>
          <w:color w:val="000000" w:themeColor="text1"/>
        </w:rPr>
        <w:t>La funcionalidad debe permitir al usuario modificar los datos del tipo de lugar. Para este caso los únicos datos que puede modificar son el, Titulo y la Descripción. Para ello, se debe mostrar los datos a modificar a través de una interfaz, permitir la modificación, guardar los datos modificados en la BD para su posterior uso y estos deben estar reflejados inmediatamente.</w:t>
      </w:r>
    </w:p>
    <w:p w:rsidR="226B305A" w:rsidP="56BB98AF" w:rsidRDefault="4A1D6DF1" w14:paraId="136B1610" w14:textId="74382373">
      <w:pPr>
        <w:spacing w:line="360" w:lineRule="auto"/>
        <w:ind w:left="708"/>
        <w:rPr>
          <w:color w:val="000000" w:themeColor="text1"/>
        </w:rPr>
      </w:pPr>
      <w:r w:rsidRPr="4A1D6DF1">
        <w:rPr>
          <w:b/>
          <w:bCs/>
          <w:color w:val="000000" w:themeColor="text1"/>
          <w:sz w:val="28"/>
          <w:szCs w:val="28"/>
        </w:rPr>
        <w:t>RF-18.4 Eliminar el tipo de lugar:</w:t>
      </w:r>
      <w:r w:rsidRPr="4A1D6DF1">
        <w:rPr>
          <w:color w:val="000000" w:themeColor="text1"/>
          <w:sz w:val="28"/>
          <w:szCs w:val="28"/>
        </w:rPr>
        <w:t xml:space="preserve"> </w:t>
      </w:r>
      <w:r w:rsidRPr="4A1D6DF1">
        <w:rPr>
          <w:color w:val="000000" w:themeColor="text1"/>
        </w:rPr>
        <w:t>La funcionalidad debe tener la capacidad de eliminar la información referente a un tipo de lugar. Dicha información debe ser eliminada por el usuario y los datos son eliminados en su totalidad, es decir, el Código, Código del país, Titulo y Descripción serán borrados del sistema y con ello de la BD.</w:t>
      </w:r>
    </w:p>
    <w:p w:rsidR="226B305A" w:rsidP="56BB98AF" w:rsidRDefault="226B305A" w14:paraId="1C735081" w14:textId="56CCE63C">
      <w:pPr>
        <w:rPr>
          <w:b/>
          <w:bCs/>
          <w:sz w:val="28"/>
          <w:szCs w:val="28"/>
        </w:rPr>
      </w:pPr>
    </w:p>
    <w:p w:rsidR="226B305A" w:rsidP="226B305A" w:rsidRDefault="226B305A" w14:paraId="71D6155F" w14:textId="55ABFEBF">
      <w:pPr>
        <w:rPr>
          <w:b/>
          <w:bCs/>
          <w:sz w:val="28"/>
          <w:szCs w:val="28"/>
        </w:rPr>
      </w:pPr>
      <w:r w:rsidRPr="226B305A">
        <w:rPr>
          <w:b/>
          <w:bCs/>
          <w:sz w:val="28"/>
          <w:szCs w:val="28"/>
        </w:rPr>
        <w:t>Otras consideraciones</w:t>
      </w:r>
    </w:p>
    <w:p w:rsidR="226B305A" w:rsidP="56BB98AF" w:rsidRDefault="56BB98AF" w14:paraId="79DBED98" w14:textId="62B8A673">
      <w:pPr>
        <w:spacing w:line="360" w:lineRule="auto"/>
        <w:ind w:left="708"/>
        <w:rPr>
          <w:color w:val="000000" w:themeColor="text1"/>
        </w:rPr>
      </w:pPr>
      <w:r w:rsidRPr="56BB98AF">
        <w:rPr>
          <w:b/>
          <w:bCs/>
          <w:color w:val="000000" w:themeColor="text1"/>
        </w:rPr>
        <w:t>RF-18.5</w:t>
      </w:r>
      <w:r w:rsidRPr="56BB98AF">
        <w:rPr>
          <w:color w:val="000000" w:themeColor="text1"/>
        </w:rPr>
        <w:t xml:space="preserve"> La funcionalidad debe ser capaz de almacenar los tipos de lugares mediante una interfaz, conectada a una base de datos que actúe en tiempo real para que los datos se mantengan actualizados en todo momento. </w:t>
      </w:r>
    </w:p>
    <w:p w:rsidR="226B305A" w:rsidP="56BB98AF" w:rsidRDefault="56BB98AF" w14:paraId="12553E23" w14:textId="48486BB3">
      <w:pPr>
        <w:spacing w:line="360" w:lineRule="auto"/>
        <w:ind w:left="708"/>
        <w:rPr>
          <w:color w:val="000000" w:themeColor="text1"/>
        </w:rPr>
      </w:pPr>
      <w:r w:rsidRPr="56BB98AF">
        <w:rPr>
          <w:b/>
          <w:bCs/>
          <w:color w:val="000000" w:themeColor="text1"/>
        </w:rPr>
        <w:t>RF-18.6</w:t>
      </w:r>
      <w:r w:rsidRPr="56BB98AF">
        <w:rPr>
          <w:color w:val="000000" w:themeColor="text1"/>
        </w:rPr>
        <w:t xml:space="preserve"> Las interfaces del módulo tipo de lugar del sistema debe contener la información almacenada y un botón de agregar, modificar, eliminar y buscar donde el sistema debe ser capaz de responder a dichas acciones de manera rápida y en tiempo real.</w:t>
      </w:r>
    </w:p>
    <w:p w:rsidR="226B305A" w:rsidP="56BB98AF" w:rsidRDefault="56BB98AF" w14:paraId="7933A183" w14:textId="415873F9">
      <w:pPr>
        <w:spacing w:line="360" w:lineRule="auto"/>
        <w:ind w:left="708"/>
        <w:rPr>
          <w:color w:val="000000" w:themeColor="text1"/>
        </w:rPr>
      </w:pPr>
      <w:r w:rsidRPr="56BB98AF">
        <w:rPr>
          <w:b/>
          <w:bCs/>
          <w:color w:val="000000" w:themeColor="text1"/>
        </w:rPr>
        <w:t>RF-18.7</w:t>
      </w:r>
      <w:r w:rsidRPr="56BB98AF">
        <w:rPr>
          <w:color w:val="000000" w:themeColor="text1"/>
        </w:rPr>
        <w:t xml:space="preserve"> La interfaz de la funcionalidad deben ser utilizadas por diversos usuarios por lo que deben ser claras, fáciles de usar y permitir una percepción clara de su funcionamiento</w:t>
      </w:r>
    </w:p>
    <w:p w:rsidR="226B305A" w:rsidP="56BB98AF" w:rsidRDefault="226B305A" w14:paraId="0E72283A" w14:textId="6A54E7B1">
      <w:pPr>
        <w:rPr>
          <w:color w:val="000000" w:themeColor="text1"/>
          <w:sz w:val="32"/>
          <w:szCs w:val="32"/>
        </w:rPr>
      </w:pPr>
    </w:p>
    <w:p w:rsidR="226B305A" w:rsidP="226B305A" w:rsidRDefault="226B305A" w14:paraId="29AB2E06" w14:textId="36F1B80D">
      <w:pPr>
        <w:rPr>
          <w:b/>
          <w:bCs/>
          <w:sz w:val="28"/>
          <w:szCs w:val="28"/>
        </w:rPr>
      </w:pPr>
    </w:p>
    <w:p w:rsidR="1E2D9E88" w:rsidP="03F3B94B" w:rsidRDefault="1E2D9E88" w14:paraId="7FE5C9A3" w14:textId="78727348">
      <w:pPr>
        <w:rPr>
          <w:b/>
          <w:bCs/>
          <w:sz w:val="28"/>
          <w:szCs w:val="28"/>
        </w:rPr>
      </w:pPr>
    </w:p>
    <w:p w:rsidR="266DC1FB" w:rsidP="56BB98AF" w:rsidRDefault="1E96E244" w14:paraId="24E6BC17" w14:textId="1948EE14">
      <w:pPr>
        <w:pStyle w:val="Heading2"/>
        <w:ind w:left="720"/>
        <w:rPr>
          <w:b w:val="0"/>
        </w:rPr>
      </w:pPr>
      <w:bookmarkStart w:name="_Toc1766141726" w:id="103"/>
      <w:r>
        <w:t>Funcionalidad de Mantenimiento de Tipo de Relación (RF-19)</w:t>
      </w:r>
      <w:bookmarkEnd w:id="103"/>
    </w:p>
    <w:p w:rsidR="1E2D9E88" w:rsidP="03F3B94B" w:rsidRDefault="56BB98AF" w14:paraId="4E8AE3FD" w14:textId="43837261">
      <w:pPr>
        <w:rPr>
          <w:b/>
          <w:sz w:val="28"/>
          <w:szCs w:val="28"/>
        </w:rPr>
      </w:pPr>
      <w:r w:rsidRPr="36DD9E37" w:rsidR="36DD9E37">
        <w:rPr>
          <w:b w:val="1"/>
          <w:bCs w:val="1"/>
          <w:sz w:val="28"/>
          <w:szCs w:val="28"/>
        </w:rPr>
        <w:t xml:space="preserve">Prototipo </w:t>
      </w:r>
    </w:p>
    <w:p w:rsidR="1E2D9E88" w:rsidP="36DD9E37" w:rsidRDefault="1E2D9E88" w14:paraId="52C2C06B" w14:textId="492B3314">
      <w:pPr>
        <w:pStyle w:val="Normal"/>
      </w:pPr>
      <w:r>
        <w:drawing>
          <wp:inline wp14:editId="4BCF20AA" wp14:anchorId="0B42A2AF">
            <wp:extent cx="5234608" cy="2257425"/>
            <wp:effectExtent l="0" t="0" r="0" b="0"/>
            <wp:docPr id="1972865848" name="" title=""/>
            <wp:cNvGraphicFramePr>
              <a:graphicFrameLocks noChangeAspect="1"/>
            </wp:cNvGraphicFramePr>
            <a:graphic>
              <a:graphicData uri="http://schemas.openxmlformats.org/drawingml/2006/picture">
                <pic:pic>
                  <pic:nvPicPr>
                    <pic:cNvPr id="0" name=""/>
                    <pic:cNvPicPr/>
                  </pic:nvPicPr>
                  <pic:blipFill>
                    <a:blip r:embed="R20fe1a231ca24730">
                      <a:extLst>
                        <a:ext xmlns:a="http://schemas.openxmlformats.org/drawingml/2006/main" uri="{28A0092B-C50C-407E-A947-70E740481C1C}">
                          <a14:useLocalDpi val="0"/>
                        </a:ext>
                      </a:extLst>
                    </a:blip>
                    <a:stretch>
                      <a:fillRect/>
                    </a:stretch>
                  </pic:blipFill>
                  <pic:spPr>
                    <a:xfrm>
                      <a:off x="0" y="0"/>
                      <a:ext cx="5234608" cy="2257425"/>
                    </a:xfrm>
                    <a:prstGeom prst="rect">
                      <a:avLst/>
                    </a:prstGeom>
                  </pic:spPr>
                </pic:pic>
              </a:graphicData>
            </a:graphic>
          </wp:inline>
        </w:drawing>
      </w:r>
    </w:p>
    <w:p w:rsidR="1E2D9E88" w:rsidRDefault="1E2D9E88" w14:paraId="6D7EB22D" w14:textId="77777777">
      <w:pPr>
        <w:rPr>
          <w:b/>
          <w:sz w:val="28"/>
          <w:szCs w:val="28"/>
        </w:rPr>
      </w:pPr>
    </w:p>
    <w:p w:rsidR="1E2D9E88" w:rsidP="03F3B94B" w:rsidRDefault="1E96E244" w14:paraId="4113D3F3" w14:textId="137206BC">
      <w:pPr>
        <w:rPr>
          <w:b/>
          <w:sz w:val="28"/>
          <w:szCs w:val="28"/>
        </w:rPr>
      </w:pPr>
      <w:r w:rsidRPr="1E96E244">
        <w:rPr>
          <w:b/>
          <w:bCs/>
          <w:sz w:val="28"/>
          <w:szCs w:val="28"/>
        </w:rPr>
        <w:t>Descripción</w:t>
      </w:r>
    </w:p>
    <w:p w:rsidR="1E96E244" w:rsidP="1E96E244" w:rsidRDefault="1E96E244" w14:paraId="5A219E51" w14:textId="1A04A60D">
      <w:r>
        <w:t>Este módulo se encarga de agregar, actualizar, mostrar y eliminar a el tipo de relación de la víctima con el victimario</w:t>
      </w:r>
    </w:p>
    <w:p w:rsidR="1E96E244" w:rsidP="1E96E244" w:rsidRDefault="1E96E244" w14:paraId="639047F0" w14:textId="4543CE31">
      <w:pPr>
        <w:rPr>
          <w:b/>
          <w:bCs/>
          <w:sz w:val="28"/>
          <w:szCs w:val="28"/>
        </w:rPr>
      </w:pPr>
    </w:p>
    <w:p w:rsidR="226B305A" w:rsidP="56BB98AF" w:rsidRDefault="56BB98AF" w14:paraId="51ACA551" w14:textId="55ADE1A4">
      <w:pPr>
        <w:spacing w:line="360" w:lineRule="auto"/>
        <w:rPr>
          <w:color w:val="000000" w:themeColor="text1"/>
        </w:rPr>
      </w:pPr>
      <w:r w:rsidRPr="56BB98AF">
        <w:rPr>
          <w:rFonts w:ascii="Arial" w:hAnsi="Arial" w:eastAsia="Arial" w:cs="Arial"/>
          <w:b/>
          <w:bCs/>
          <w:color w:val="000000" w:themeColor="text1"/>
        </w:rPr>
        <w:t xml:space="preserve">Gestionar tipo de relación: </w:t>
      </w:r>
    </w:p>
    <w:p w:rsidR="226B305A" w:rsidP="56BB98AF" w:rsidRDefault="4A1D6DF1" w14:paraId="6BC5DBA5" w14:textId="61A717EB">
      <w:pPr>
        <w:spacing w:line="360" w:lineRule="auto"/>
        <w:rPr>
          <w:rFonts w:ascii="Arial" w:hAnsi="Arial" w:eastAsia="Arial" w:cs="Arial"/>
          <w:color w:val="000000" w:themeColor="text1"/>
        </w:rPr>
      </w:pPr>
      <w:r w:rsidRPr="4A1D6DF1">
        <w:rPr>
          <w:rFonts w:ascii="Arial" w:hAnsi="Arial" w:eastAsia="Arial" w:cs="Arial"/>
          <w:b/>
          <w:bCs/>
          <w:color w:val="000000" w:themeColor="text1"/>
        </w:rPr>
        <w:t>RF-19.1 Crear tipo de relación:</w:t>
      </w:r>
      <w:r w:rsidRPr="4A1D6DF1">
        <w:rPr>
          <w:color w:val="000000" w:themeColor="text1"/>
        </w:rPr>
        <w:t xml:space="preserve"> La funcionalidad deberá permitir crear el tipo de relación del victimario con la víctima, los datos a almacenar serán: código, titulo (Padre, madre, padrastro, madrastra, tutor/a, esposo/a, concubino/a, novio/a, amante, pareja anterior, pariente, laboral, conocido/a, amigo, otro transgresor, autoridad, desconocido/a, se desconoce) y descripción.</w:t>
      </w:r>
    </w:p>
    <w:p w:rsidR="226B305A" w:rsidP="56BB98AF" w:rsidRDefault="226B305A" w14:paraId="26F32B2F" w14:textId="5A5A2DAD">
      <w:pPr>
        <w:spacing w:line="360" w:lineRule="auto"/>
        <w:rPr>
          <w:rFonts w:ascii="Arial" w:hAnsi="Arial" w:eastAsia="Arial" w:cs="Arial"/>
          <w:color w:val="000000" w:themeColor="text1"/>
        </w:rPr>
      </w:pPr>
    </w:p>
    <w:p w:rsidR="226B305A" w:rsidP="56BB98AF" w:rsidRDefault="7496E54F" w14:paraId="36FA8A6F" w14:textId="218DFE6D">
      <w:pPr>
        <w:spacing w:line="360" w:lineRule="auto"/>
        <w:rPr>
          <w:rFonts w:ascii="Arial" w:hAnsi="Arial" w:eastAsia="Arial" w:cs="Arial"/>
          <w:color w:val="000000" w:themeColor="text1"/>
        </w:rPr>
      </w:pPr>
      <w:r w:rsidRPr="7496E54F">
        <w:rPr>
          <w:rFonts w:ascii="Arial" w:hAnsi="Arial" w:eastAsia="Arial" w:cs="Arial"/>
          <w:b/>
          <w:bCs/>
          <w:color w:val="000000" w:themeColor="text1"/>
        </w:rPr>
        <w:t xml:space="preserve">RF-19.2 Modificar tipo de relación: </w:t>
      </w:r>
      <w:r w:rsidRPr="7496E54F">
        <w:rPr>
          <w:color w:val="000000" w:themeColor="text1"/>
        </w:rPr>
        <w:t>La funcionalidad debe permitir al usuario modificar el tipo de relación existente del victimario con la víctima, modificar el título o la descripción.</w:t>
      </w:r>
    </w:p>
    <w:p w:rsidR="226B305A" w:rsidP="56BB98AF" w:rsidRDefault="7496E54F" w14:paraId="13011D66" w14:textId="6B304A11">
      <w:pPr>
        <w:spacing w:line="360" w:lineRule="auto"/>
        <w:ind w:left="708"/>
        <w:rPr>
          <w:rFonts w:ascii="Arial" w:hAnsi="Arial" w:eastAsia="Arial" w:cs="Arial"/>
          <w:color w:val="000000" w:themeColor="text1"/>
        </w:rPr>
      </w:pPr>
      <w:r w:rsidRPr="7496E54F">
        <w:rPr>
          <w:color w:val="000000" w:themeColor="text1"/>
        </w:rPr>
        <w:t xml:space="preserve"> </w:t>
      </w:r>
    </w:p>
    <w:p w:rsidR="226B305A" w:rsidP="56BB98AF" w:rsidRDefault="226B305A" w14:paraId="68D8299F" w14:textId="58E27059">
      <w:pPr>
        <w:spacing w:line="360" w:lineRule="auto"/>
        <w:ind w:left="708"/>
        <w:rPr>
          <w:rFonts w:ascii="Arial" w:hAnsi="Arial" w:eastAsia="Arial" w:cs="Arial"/>
          <w:color w:val="000000" w:themeColor="text1"/>
        </w:rPr>
      </w:pPr>
    </w:p>
    <w:p w:rsidR="226B305A" w:rsidP="56BB98AF" w:rsidRDefault="7496E54F" w14:paraId="579CAF56" w14:textId="003F2993">
      <w:pPr>
        <w:spacing w:line="360" w:lineRule="auto"/>
        <w:rPr>
          <w:rFonts w:ascii="Arial" w:hAnsi="Arial" w:eastAsia="Arial" w:cs="Arial"/>
          <w:color w:val="000000" w:themeColor="text1"/>
        </w:rPr>
      </w:pPr>
      <w:r w:rsidRPr="7496E54F">
        <w:rPr>
          <w:b/>
          <w:bCs/>
          <w:sz w:val="28"/>
          <w:szCs w:val="28"/>
        </w:rPr>
        <w:t>RF-19.3 Eliminar tipo de relación:</w:t>
      </w:r>
      <w:r w:rsidRPr="7496E54F">
        <w:rPr>
          <w:rFonts w:ascii="Arial" w:hAnsi="Arial" w:eastAsia="Arial" w:cs="Arial"/>
          <w:b/>
          <w:bCs/>
          <w:color w:val="000000" w:themeColor="text1"/>
        </w:rPr>
        <w:t xml:space="preserve"> </w:t>
      </w:r>
      <w:r w:rsidRPr="7496E54F">
        <w:rPr>
          <w:color w:val="000000" w:themeColor="text1"/>
        </w:rPr>
        <w:t>La funcionalidad debe ser capaz de eliminar tipos de relaciones entre el victimario y la víctima.</w:t>
      </w:r>
    </w:p>
    <w:p w:rsidR="226B305A" w:rsidP="56BB98AF" w:rsidRDefault="226B305A" w14:paraId="1B7E7BA5" w14:textId="05ED7FBF">
      <w:pPr>
        <w:rPr>
          <w:b/>
          <w:bCs/>
          <w:sz w:val="28"/>
          <w:szCs w:val="28"/>
        </w:rPr>
      </w:pPr>
    </w:p>
    <w:p w:rsidR="226B305A" w:rsidP="226B305A" w:rsidRDefault="226B305A" w14:paraId="644ABF91" w14:textId="18889479">
      <w:pPr>
        <w:rPr>
          <w:b/>
          <w:bCs/>
          <w:sz w:val="28"/>
          <w:szCs w:val="28"/>
        </w:rPr>
      </w:pPr>
    </w:p>
    <w:p w:rsidR="1E2D9E88" w:rsidP="56BB98AF" w:rsidRDefault="56BB98AF" w14:paraId="02E914E3" w14:textId="51096456">
      <w:pPr>
        <w:rPr>
          <w:b/>
          <w:bCs/>
          <w:sz w:val="28"/>
          <w:szCs w:val="28"/>
        </w:rPr>
      </w:pPr>
      <w:r w:rsidRPr="56BB98AF">
        <w:rPr>
          <w:b/>
          <w:bCs/>
          <w:sz w:val="28"/>
          <w:szCs w:val="28"/>
        </w:rPr>
        <w:t>Otras consideraciones</w:t>
      </w:r>
    </w:p>
    <w:p w:rsidR="1E2D9E88" w:rsidP="56BB98AF" w:rsidRDefault="1E2D9E88" w14:paraId="4AD91BD6" w14:textId="7629DEA1">
      <w:pPr>
        <w:rPr>
          <w:b/>
          <w:bCs/>
          <w:sz w:val="28"/>
          <w:szCs w:val="28"/>
        </w:rPr>
      </w:pPr>
    </w:p>
    <w:p w:rsidR="1E2D9E88" w:rsidP="56BB98AF" w:rsidRDefault="7496E54F" w14:paraId="02997BA8" w14:textId="29409EA6">
      <w:pPr>
        <w:rPr>
          <w:rFonts w:eastAsia="Arial" w:cs="Arial"/>
          <w:b/>
          <w:bCs/>
          <w:color w:val="000000" w:themeColor="text1"/>
        </w:rPr>
      </w:pPr>
      <w:r w:rsidRPr="7496E54F">
        <w:rPr>
          <w:rFonts w:eastAsia="Arial" w:cs="Arial"/>
          <w:b/>
          <w:bCs/>
          <w:color w:val="000000" w:themeColor="text1"/>
        </w:rPr>
        <w:t xml:space="preserve">RNF-19.1. </w:t>
      </w:r>
      <w:r w:rsidRPr="7496E54F">
        <w:rPr>
          <w:rFonts w:eastAsia="Arial" w:cs="Arial"/>
          <w:color w:val="000000" w:themeColor="text1"/>
        </w:rPr>
        <w:t>La funcionalidad</w:t>
      </w:r>
      <w:r w:rsidRPr="7496E54F">
        <w:rPr>
          <w:rFonts w:eastAsia="Arial" w:cs="Arial"/>
          <w:b/>
          <w:bCs/>
          <w:color w:val="000000" w:themeColor="text1"/>
        </w:rPr>
        <w:t xml:space="preserve"> </w:t>
      </w:r>
      <w:r w:rsidRPr="7496E54F">
        <w:rPr>
          <w:rFonts w:eastAsia="Arial" w:cs="Arial"/>
          <w:color w:val="000000" w:themeColor="text1"/>
        </w:rPr>
        <w:t>debe ser capaz de realizar operaciones como: crear, modificar y eliminar de manera rápida y eficiente, incluso cuando se manejen grandes cantidades de datos.</w:t>
      </w:r>
      <w:r w:rsidRPr="7496E54F">
        <w:rPr>
          <w:rFonts w:eastAsia="Arial" w:cs="Arial"/>
          <w:b/>
          <w:bCs/>
          <w:color w:val="000000" w:themeColor="text1"/>
        </w:rPr>
        <w:t xml:space="preserve"> </w:t>
      </w:r>
    </w:p>
    <w:p w:rsidR="1E2D9E88" w:rsidP="56BB98AF" w:rsidRDefault="1E2D9E88" w14:paraId="365CFBC8" w14:textId="781E00ED">
      <w:pPr>
        <w:rPr>
          <w:rFonts w:eastAsia="Arial" w:cs="Arial"/>
          <w:b/>
          <w:bCs/>
          <w:color w:val="000000" w:themeColor="text1"/>
        </w:rPr>
      </w:pPr>
    </w:p>
    <w:p w:rsidR="1E2D9E88" w:rsidP="56BB98AF" w:rsidRDefault="7496E54F" w14:paraId="565A7DBA" w14:textId="7E5F91C4">
      <w:pPr>
        <w:rPr>
          <w:rFonts w:eastAsia="Arial" w:cs="Arial"/>
          <w:color w:val="000000" w:themeColor="text1"/>
        </w:rPr>
      </w:pPr>
      <w:r w:rsidRPr="7496E54F">
        <w:rPr>
          <w:rFonts w:eastAsia="Arial" w:cs="Arial"/>
          <w:b/>
          <w:bCs/>
          <w:color w:val="000000" w:themeColor="text1"/>
        </w:rPr>
        <w:t xml:space="preserve">RNF-19.2. </w:t>
      </w:r>
      <w:r w:rsidRPr="7496E54F">
        <w:rPr>
          <w:rFonts w:eastAsia="Arial" w:cs="Arial"/>
          <w:color w:val="000000" w:themeColor="text1"/>
        </w:rPr>
        <w:t>La funcionalidad debe contener un formulario para poder ingresar los datos del tipo de relación del victimario con la víctima.</w:t>
      </w:r>
    </w:p>
    <w:p w:rsidR="7496E54F" w:rsidP="7496E54F" w:rsidRDefault="7496E54F" w14:paraId="459080DD" w14:textId="6A4718A4">
      <w:pPr>
        <w:rPr>
          <w:rFonts w:eastAsia="Arial" w:cs="Arial"/>
          <w:color w:val="000000" w:themeColor="text1"/>
        </w:rPr>
      </w:pPr>
    </w:p>
    <w:p w:rsidR="7496E54F" w:rsidP="7496E54F" w:rsidRDefault="7496E54F" w14:paraId="24388567" w14:textId="589E45C8">
      <w:pPr>
        <w:spacing w:line="360" w:lineRule="auto"/>
        <w:rPr>
          <w:color w:val="000000" w:themeColor="text1"/>
          <w:sz w:val="28"/>
          <w:szCs w:val="28"/>
        </w:rPr>
      </w:pPr>
      <w:r w:rsidRPr="7496E54F">
        <w:rPr>
          <w:b/>
          <w:bCs/>
          <w:color w:val="000000" w:themeColor="text1"/>
        </w:rPr>
        <w:t>RNF-19.3.</w:t>
      </w:r>
      <w:r w:rsidRPr="7496E54F">
        <w:rPr>
          <w:color w:val="000000" w:themeColor="text1"/>
        </w:rPr>
        <w:t xml:space="preserve"> El sistema debe alertar cuando se requiera un campo obligatorio según las restricciones que se establezcan.</w:t>
      </w:r>
    </w:p>
    <w:p w:rsidR="7496E54F" w:rsidP="7496E54F" w:rsidRDefault="7496E54F" w14:paraId="02DA5673" w14:textId="46966223">
      <w:pPr>
        <w:rPr>
          <w:rFonts w:eastAsia="Arial" w:cs="Arial"/>
          <w:color w:val="000000" w:themeColor="text1"/>
        </w:rPr>
      </w:pPr>
    </w:p>
    <w:p w:rsidR="1E2D9E88" w:rsidP="56BB98AF" w:rsidRDefault="1E2D9E88" w14:paraId="6391E7A5" w14:textId="219996F0">
      <w:pPr>
        <w:rPr>
          <w:rFonts w:eastAsia="Arial" w:cs="Arial"/>
          <w:color w:val="000000" w:themeColor="text1"/>
        </w:rPr>
      </w:pPr>
    </w:p>
    <w:p w:rsidR="1E2D9E88" w:rsidP="56BB98AF" w:rsidRDefault="1E2D9E88" w14:paraId="28089F8D" w14:textId="48037170">
      <w:pPr>
        <w:rPr>
          <w:rFonts w:eastAsia="Arial" w:cs="Arial"/>
          <w:color w:val="000000" w:themeColor="text1"/>
        </w:rPr>
      </w:pPr>
    </w:p>
    <w:p w:rsidR="1E2D9E88" w:rsidP="56BB98AF" w:rsidRDefault="7496E54F" w14:paraId="04D963C5" w14:textId="05686F34">
      <w:pPr>
        <w:rPr>
          <w:rFonts w:eastAsia="Arial" w:cs="Arial"/>
          <w:color w:val="000000" w:themeColor="text1"/>
        </w:rPr>
      </w:pPr>
      <w:r w:rsidRPr="7496E54F">
        <w:rPr>
          <w:rFonts w:eastAsia="Arial" w:cs="Arial"/>
          <w:color w:val="000000" w:themeColor="text1"/>
        </w:rPr>
        <w:t>.</w:t>
      </w:r>
    </w:p>
    <w:p w:rsidR="1E2D9E88" w:rsidP="56BB98AF" w:rsidRDefault="1E2D9E88" w14:paraId="4CC31264" w14:textId="2B09D1D0">
      <w:pPr>
        <w:rPr>
          <w:b/>
          <w:bCs/>
          <w:sz w:val="28"/>
          <w:szCs w:val="28"/>
        </w:rPr>
      </w:pPr>
    </w:p>
    <w:p w:rsidR="266DC1FB" w:rsidP="56BB98AF" w:rsidRDefault="1E96E244" w14:paraId="2D8526F7" w14:textId="74B1F0A6">
      <w:pPr>
        <w:pStyle w:val="Heading2"/>
        <w:ind w:left="720"/>
        <w:rPr>
          <w:b w:val="0"/>
        </w:rPr>
      </w:pPr>
      <w:bookmarkStart w:name="_Toc204666732" w:id="104"/>
      <w:r>
        <w:t>Funcionalidad de Mantenimiento de Tipo de Víctima (RF-20)</w:t>
      </w:r>
      <w:bookmarkEnd w:id="104"/>
    </w:p>
    <w:p w:rsidR="09096A93" w:rsidP="09096A93" w:rsidRDefault="09096A93" w14:paraId="2DC81456" w14:textId="0923D7F1"/>
    <w:p w:rsidR="1E2D9E88" w:rsidP="03F3B94B" w:rsidRDefault="1E96E244" w14:paraId="745CFAA1" w14:textId="43837261">
      <w:pPr>
        <w:rPr>
          <w:b/>
          <w:sz w:val="28"/>
          <w:szCs w:val="28"/>
        </w:rPr>
      </w:pPr>
      <w:r w:rsidRPr="1E96E244">
        <w:rPr>
          <w:b/>
          <w:bCs/>
          <w:sz w:val="28"/>
          <w:szCs w:val="28"/>
        </w:rPr>
        <w:t xml:space="preserve">Prototipo </w:t>
      </w:r>
    </w:p>
    <w:p w:rsidR="1E2D9E88" w:rsidP="1E96E244" w:rsidRDefault="1E2D9E88" w14:paraId="2D211475" w14:textId="4BB9BCFB"/>
    <w:p w:rsidR="1E2D9E88" w:rsidP="1E96E244" w:rsidRDefault="1E2D9E88" w14:paraId="5A66B40F" w14:textId="212CFD35">
      <w:r>
        <w:rPr>
          <w:noProof/>
        </w:rPr>
        <w:drawing>
          <wp:inline distT="0" distB="0" distL="0" distR="0" wp14:anchorId="1B45936E" wp14:editId="5E8879A6">
            <wp:extent cx="4916366" cy="1187694"/>
            <wp:effectExtent l="0" t="0" r="0" b="0"/>
            <wp:docPr id="1630390682" name="Picture 1630390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916366" cy="1187694"/>
                    </a:xfrm>
                    <a:prstGeom prst="rect">
                      <a:avLst/>
                    </a:prstGeom>
                  </pic:spPr>
                </pic:pic>
              </a:graphicData>
            </a:graphic>
          </wp:inline>
        </w:drawing>
      </w:r>
    </w:p>
    <w:p w:rsidR="09096A93" w:rsidP="09096A93" w:rsidRDefault="09096A93" w14:paraId="5E77691C" w14:textId="21ABAAAF">
      <w:pPr>
        <w:rPr>
          <w:b/>
          <w:bCs/>
          <w:sz w:val="28"/>
          <w:szCs w:val="28"/>
        </w:rPr>
      </w:pPr>
    </w:p>
    <w:p w:rsidR="1E2D9E88" w:rsidP="03F3B94B" w:rsidRDefault="09096A93" w14:paraId="3E24E7D4" w14:textId="3F2AE025">
      <w:pPr>
        <w:rPr>
          <w:b/>
          <w:sz w:val="28"/>
          <w:szCs w:val="28"/>
        </w:rPr>
      </w:pPr>
      <w:r w:rsidRPr="09096A93">
        <w:rPr>
          <w:b/>
          <w:bCs/>
          <w:sz w:val="28"/>
          <w:szCs w:val="28"/>
        </w:rPr>
        <w:t>Descripción</w:t>
      </w:r>
    </w:p>
    <w:p w:rsidR="09096A93" w:rsidP="09096A93" w:rsidRDefault="09096A93" w14:paraId="2553818F" w14:textId="0B79BE87">
      <w:pPr>
        <w:rPr>
          <w:b/>
          <w:bCs/>
          <w:sz w:val="28"/>
          <w:szCs w:val="28"/>
        </w:rPr>
      </w:pPr>
    </w:p>
    <w:p w:rsidR="266DC1FB" w:rsidP="09096A93" w:rsidRDefault="4A1D6DF1" w14:paraId="3EF1A8EC" w14:textId="3A5BCB43">
      <w:pPr>
        <w:rPr>
          <w:sz w:val="28"/>
          <w:szCs w:val="28"/>
        </w:rPr>
      </w:pPr>
      <w:r w:rsidRPr="4A1D6DF1">
        <w:rPr>
          <w:b/>
          <w:bCs/>
          <w:sz w:val="28"/>
          <w:szCs w:val="28"/>
        </w:rPr>
        <w:t xml:space="preserve">CRUD de Tipo de Víctima: </w:t>
      </w:r>
      <w:r w:rsidRPr="4A1D6DF1">
        <w:rPr>
          <w:color w:val="000000" w:themeColor="text1"/>
        </w:rPr>
        <w:t>El CRUD de Tipo de Víctima debe permitir agregar, modificar o eliminar el tipo de víctima de un femicidio.</w:t>
      </w:r>
    </w:p>
    <w:p w:rsidR="266DC1FB" w:rsidP="09096A93" w:rsidRDefault="266DC1FB" w14:paraId="337F89DF" w14:textId="7264667C">
      <w:pPr>
        <w:rPr>
          <w:b/>
          <w:bCs/>
          <w:sz w:val="28"/>
          <w:szCs w:val="28"/>
        </w:rPr>
      </w:pPr>
    </w:p>
    <w:p w:rsidR="266DC1FB" w:rsidP="4A1D6DF1" w:rsidRDefault="4A1D6DF1" w14:paraId="6DFF950E" w14:textId="64D0B5AF">
      <w:pPr>
        <w:rPr>
          <w:color w:val="000000" w:themeColor="text1"/>
        </w:rPr>
      </w:pPr>
      <w:r w:rsidRPr="4A1D6DF1">
        <w:rPr>
          <w:b/>
          <w:bCs/>
          <w:sz w:val="28"/>
          <w:szCs w:val="28"/>
        </w:rPr>
        <w:t>RF-20.1</w:t>
      </w:r>
      <w:r w:rsidRPr="4A1D6DF1">
        <w:rPr>
          <w:sz w:val="28"/>
          <w:szCs w:val="28"/>
        </w:rPr>
        <w:t xml:space="preserve"> </w:t>
      </w:r>
      <w:r w:rsidRPr="4A1D6DF1">
        <w:rPr>
          <w:b/>
          <w:bCs/>
          <w:sz w:val="28"/>
          <w:szCs w:val="28"/>
        </w:rPr>
        <w:t>Agregar Tipo de Víctima:</w:t>
      </w:r>
      <w:r w:rsidRPr="4A1D6DF1">
        <w:rPr>
          <w:sz w:val="28"/>
          <w:szCs w:val="28"/>
        </w:rPr>
        <w:t xml:space="preserve"> </w:t>
      </w:r>
      <w:r w:rsidRPr="4A1D6DF1">
        <w:rPr>
          <w:color w:val="000000" w:themeColor="text1"/>
        </w:rPr>
        <w:t>El sistema debe permitir agregar información del tipo de víctima de un femicidio, incluyendo su código, título y descripción. El campo código debe ser entero e incrementable y único. El campo título debe ser Varchar con tamaño 50, el cual el dato a registrar va a permitir clasificar el tipo de víctima, de igual manera el campo no puede ser nulo. El campo de descripción debe ser Varchar tamaño 100 y debe permitir ingresar información detallada para determinar el tipo de víctima.</w:t>
      </w:r>
    </w:p>
    <w:p w:rsidR="266DC1FB" w:rsidP="09096A93" w:rsidRDefault="4A1D6DF1" w14:paraId="1E95BE7A" w14:textId="2F85565B">
      <w:pPr>
        <w:spacing w:line="360" w:lineRule="auto"/>
        <w:rPr>
          <w:sz w:val="28"/>
          <w:szCs w:val="28"/>
        </w:rPr>
      </w:pPr>
      <w:r w:rsidRPr="4A1D6DF1">
        <w:rPr>
          <w:b/>
          <w:bCs/>
          <w:sz w:val="28"/>
          <w:szCs w:val="28"/>
        </w:rPr>
        <w:t>RF-20.2</w:t>
      </w:r>
      <w:r w:rsidRPr="4A1D6DF1">
        <w:rPr>
          <w:sz w:val="28"/>
          <w:szCs w:val="28"/>
        </w:rPr>
        <w:t xml:space="preserve"> </w:t>
      </w:r>
      <w:r w:rsidRPr="4A1D6DF1">
        <w:rPr>
          <w:b/>
          <w:bCs/>
          <w:sz w:val="28"/>
          <w:szCs w:val="28"/>
        </w:rPr>
        <w:t xml:space="preserve">Modificar Tipo de Víctima: </w:t>
      </w:r>
      <w:r w:rsidRPr="4A1D6DF1">
        <w:rPr>
          <w:color w:val="000000" w:themeColor="text1"/>
        </w:rPr>
        <w:t>El sistema debe permitir modificar la información registrada anteriormente en el campo título y descripción.</w:t>
      </w:r>
    </w:p>
    <w:p w:rsidR="266DC1FB" w:rsidP="09096A93" w:rsidRDefault="4A1D6DF1" w14:paraId="757457BD" w14:textId="3F9679B3">
      <w:pPr>
        <w:spacing w:line="360" w:lineRule="auto"/>
        <w:rPr>
          <w:sz w:val="28"/>
          <w:szCs w:val="28"/>
        </w:rPr>
      </w:pPr>
      <w:r w:rsidRPr="4A1D6DF1">
        <w:rPr>
          <w:b/>
          <w:bCs/>
          <w:sz w:val="28"/>
          <w:szCs w:val="28"/>
        </w:rPr>
        <w:t>RF-20.3</w:t>
      </w:r>
      <w:r w:rsidRPr="4A1D6DF1">
        <w:rPr>
          <w:sz w:val="28"/>
          <w:szCs w:val="28"/>
        </w:rPr>
        <w:t xml:space="preserve"> </w:t>
      </w:r>
      <w:r w:rsidRPr="4A1D6DF1">
        <w:rPr>
          <w:b/>
          <w:bCs/>
          <w:sz w:val="28"/>
          <w:szCs w:val="28"/>
        </w:rPr>
        <w:t>Eliminar Tipo de Víctima:</w:t>
      </w:r>
      <w:r w:rsidRPr="4A1D6DF1">
        <w:rPr>
          <w:sz w:val="28"/>
          <w:szCs w:val="28"/>
        </w:rPr>
        <w:t xml:space="preserve"> </w:t>
      </w:r>
      <w:r w:rsidRPr="4A1D6DF1">
        <w:rPr>
          <w:color w:val="000000" w:themeColor="text1"/>
        </w:rPr>
        <w:t>El sistema debe permitir eliminar la información de un tipo de víctima, ésta debe ser identificada por su código. Al eliminar la información del código, también se deben eliminar todos los campos asociados, incluyendo título y descripción.</w:t>
      </w:r>
      <w:r w:rsidR="266DC1FB">
        <w:br/>
      </w:r>
    </w:p>
    <w:p w:rsidR="266DC1FB" w:rsidP="226B305A" w:rsidRDefault="09096A93" w14:paraId="13012843" w14:textId="55FBF085">
      <w:pPr>
        <w:rPr>
          <w:b/>
          <w:bCs/>
          <w:sz w:val="28"/>
          <w:szCs w:val="28"/>
        </w:rPr>
      </w:pPr>
      <w:r w:rsidRPr="09096A93">
        <w:rPr>
          <w:b/>
          <w:bCs/>
          <w:sz w:val="28"/>
          <w:szCs w:val="28"/>
        </w:rPr>
        <w:t>Otras consideraciones</w:t>
      </w:r>
    </w:p>
    <w:p w:rsidR="266DC1FB" w:rsidP="226B305A" w:rsidRDefault="266DC1FB" w14:paraId="59F189BE" w14:textId="14D44036">
      <w:pPr>
        <w:rPr>
          <w:b/>
          <w:bCs/>
          <w:sz w:val="28"/>
          <w:szCs w:val="28"/>
        </w:rPr>
      </w:pPr>
    </w:p>
    <w:p w:rsidR="266DC1FB" w:rsidP="09096A93" w:rsidRDefault="1E96E244" w14:paraId="5C6EF433" w14:textId="06220153">
      <w:pPr>
        <w:spacing w:line="360" w:lineRule="auto"/>
        <w:rPr>
          <w:color w:val="000000" w:themeColor="text1"/>
          <w:sz w:val="28"/>
          <w:szCs w:val="28"/>
        </w:rPr>
      </w:pPr>
      <w:r w:rsidRPr="1E96E244">
        <w:rPr>
          <w:b/>
          <w:bCs/>
          <w:color w:val="000000" w:themeColor="text1"/>
        </w:rPr>
        <w:t>RNF-20.1</w:t>
      </w:r>
      <w:r w:rsidRPr="1E96E244">
        <w:rPr>
          <w:color w:val="000000" w:themeColor="text1"/>
        </w:rPr>
        <w:t>. El sistema debe tener una interfaz fácil de utilizar para registrar, actualizar, eliminar un registro de tipo de víctima.</w:t>
      </w:r>
    </w:p>
    <w:p w:rsidR="266DC1FB" w:rsidP="09096A93" w:rsidRDefault="09096A93" w14:paraId="44C8F408" w14:textId="03DA5CCC">
      <w:pPr>
        <w:spacing w:line="360" w:lineRule="auto"/>
        <w:rPr>
          <w:color w:val="000000" w:themeColor="text1"/>
          <w:sz w:val="28"/>
          <w:szCs w:val="28"/>
        </w:rPr>
      </w:pPr>
      <w:r w:rsidRPr="09096A93">
        <w:rPr>
          <w:b/>
          <w:bCs/>
          <w:color w:val="000000" w:themeColor="text1"/>
        </w:rPr>
        <w:t>RNF-20.2.</w:t>
      </w:r>
      <w:r w:rsidRPr="09096A93">
        <w:rPr>
          <w:color w:val="000000" w:themeColor="text1"/>
        </w:rPr>
        <w:t xml:space="preserve"> El sistema debe alertar cuando se requiera un campo obligatorio según las restricciones que se establezcan.</w:t>
      </w:r>
    </w:p>
    <w:p w:rsidR="266DC1FB" w:rsidP="09096A93" w:rsidRDefault="266DC1FB" w14:paraId="033E9BCD" w14:textId="6DCDDE8C">
      <w:pPr>
        <w:rPr>
          <w:b/>
          <w:bCs/>
          <w:sz w:val="28"/>
          <w:szCs w:val="28"/>
        </w:rPr>
      </w:pPr>
    </w:p>
    <w:p w:rsidR="09096A93" w:rsidP="09096A93" w:rsidRDefault="09096A93" w14:paraId="5DC3FC88" w14:textId="1D827C26">
      <w:pPr>
        <w:rPr>
          <w:b/>
          <w:bCs/>
          <w:sz w:val="28"/>
          <w:szCs w:val="28"/>
        </w:rPr>
      </w:pPr>
    </w:p>
    <w:p w:rsidR="266DC1FB" w:rsidP="56BB98AF" w:rsidRDefault="1E96E244" w14:paraId="1A98E88A" w14:textId="78C9DF15">
      <w:pPr>
        <w:pStyle w:val="Heading2"/>
        <w:ind w:left="720"/>
        <w:rPr>
          <w:b w:val="0"/>
        </w:rPr>
      </w:pPr>
      <w:bookmarkStart w:name="_Toc1251974250" w:id="105"/>
      <w:r>
        <w:t>Funcionalidad de Pantalla de Logueo (RF-21)</w:t>
      </w:r>
      <w:bookmarkEnd w:id="105"/>
    </w:p>
    <w:p w:rsidR="1E2D9E88" w:rsidP="03F3B94B" w:rsidRDefault="55A340E9" w14:paraId="17231ED0" w14:textId="43837261">
      <w:pPr>
        <w:rPr>
          <w:b/>
          <w:sz w:val="28"/>
          <w:szCs w:val="28"/>
        </w:rPr>
      </w:pPr>
      <w:r w:rsidRPr="55A340E9">
        <w:rPr>
          <w:b/>
          <w:bCs/>
          <w:sz w:val="28"/>
          <w:szCs w:val="28"/>
        </w:rPr>
        <w:t xml:space="preserve">Prototipo </w:t>
      </w:r>
    </w:p>
    <w:p w:rsidR="1E2D9E88" w:rsidP="55A340E9" w:rsidRDefault="1E2D9E88" w14:paraId="6C49E7E1" w14:textId="0466C630">
      <w:r>
        <w:rPr>
          <w:noProof/>
        </w:rPr>
        <w:drawing>
          <wp:inline distT="0" distB="0" distL="0" distR="0" wp14:anchorId="66CC17CA" wp14:editId="393328E6">
            <wp:extent cx="6029325" cy="3124200"/>
            <wp:effectExtent l="0" t="0" r="0" b="0"/>
            <wp:docPr id="1201113333" name="Picture 120111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6029325" cy="3124200"/>
                    </a:xfrm>
                    <a:prstGeom prst="rect">
                      <a:avLst/>
                    </a:prstGeom>
                  </pic:spPr>
                </pic:pic>
              </a:graphicData>
            </a:graphic>
          </wp:inline>
        </w:drawing>
      </w:r>
    </w:p>
    <w:p w:rsidR="1E2D9E88" w:rsidRDefault="1E2D9E88" w14:paraId="0D445427" w14:textId="77777777">
      <w:pPr>
        <w:rPr>
          <w:b/>
          <w:sz w:val="28"/>
          <w:szCs w:val="28"/>
        </w:rPr>
      </w:pPr>
    </w:p>
    <w:p w:rsidR="1E2D9E88" w:rsidP="03F3B94B" w:rsidRDefault="1E2D9E88" w14:paraId="398ABC85" w14:textId="5BEF0453">
      <w:pPr>
        <w:rPr>
          <w:b/>
          <w:sz w:val="28"/>
          <w:szCs w:val="28"/>
        </w:rPr>
      </w:pPr>
      <w:r w:rsidRPr="226B305A">
        <w:rPr>
          <w:b/>
          <w:sz w:val="28"/>
          <w:szCs w:val="28"/>
        </w:rPr>
        <w:t>Descripción</w:t>
      </w:r>
    </w:p>
    <w:p w:rsidR="226B305A" w:rsidP="226B305A" w:rsidRDefault="226B305A" w14:paraId="23CAC653" w14:textId="0118FDB0">
      <w:pPr>
        <w:rPr>
          <w:b/>
          <w:bCs/>
          <w:sz w:val="28"/>
          <w:szCs w:val="28"/>
        </w:rPr>
      </w:pPr>
    </w:p>
    <w:p w:rsidR="226B305A" w:rsidP="55A340E9" w:rsidRDefault="55A340E9" w14:paraId="4BC2440A" w14:textId="4F46D46B">
      <w:pPr>
        <w:spacing w:line="360" w:lineRule="auto"/>
      </w:pPr>
      <w:r w:rsidRPr="55A340E9">
        <w:rPr>
          <w:b/>
          <w:bCs/>
          <w:sz w:val="28"/>
          <w:szCs w:val="28"/>
        </w:rPr>
        <w:t xml:space="preserve">RF-21.1 Validar Credenciales: </w:t>
      </w:r>
      <w:r w:rsidRPr="55A340E9">
        <w:rPr>
          <w:color w:val="D1D5DB"/>
        </w:rPr>
        <w:t xml:space="preserve"> </w:t>
      </w:r>
      <w:r w:rsidRPr="55A340E9">
        <w:t>El sistema debe verificar la identidad de los usuarios al comparar las credenciales ingresadas (usuario y contraseña) con la información almacenada en la base de datos de la tabla Usuarios. Esto puede incluir técnicas de hash y cifrado en la tabla Usuarios para garantizar la seguridad de las contraseñas y el sistema debe estar en la capacidad de autenticarse sin problemas</w:t>
      </w:r>
      <w:r w:rsidRPr="55A340E9">
        <w:rPr>
          <w:u w:val="single"/>
        </w:rPr>
        <w:t>.</w:t>
      </w:r>
    </w:p>
    <w:p w:rsidR="226B305A" w:rsidP="55A340E9" w:rsidRDefault="55A340E9" w14:paraId="58633706" w14:textId="79B9D647">
      <w:pPr>
        <w:spacing w:line="360" w:lineRule="auto"/>
      </w:pPr>
      <w:r w:rsidRPr="55A340E9">
        <w:rPr>
          <w:b/>
          <w:bCs/>
          <w:sz w:val="28"/>
          <w:szCs w:val="28"/>
        </w:rPr>
        <w:t>RF-21.2 Gestión de sesiones</w:t>
      </w:r>
      <w:r w:rsidRPr="55A340E9">
        <w:t>: El sistema debe mantener la sesión del usuario una vez que se autentica correctamente, lo que permite al usuario acceder a las funcionalidades y recursos adecuados durante su sesión activa.</w:t>
      </w:r>
    </w:p>
    <w:p w:rsidR="226B305A" w:rsidP="55A340E9" w:rsidRDefault="226B305A" w14:paraId="38C11157" w14:textId="52E9C2B7">
      <w:pPr>
        <w:spacing w:line="360" w:lineRule="auto"/>
        <w:rPr>
          <w:b/>
          <w:bCs/>
          <w:sz w:val="28"/>
          <w:szCs w:val="28"/>
        </w:rPr>
      </w:pPr>
    </w:p>
    <w:p w:rsidR="226B305A" w:rsidP="55A340E9" w:rsidRDefault="226B305A" w14:paraId="75469C60" w14:textId="56EF676C">
      <w:pPr>
        <w:spacing w:line="360" w:lineRule="auto"/>
        <w:rPr>
          <w:b/>
          <w:bCs/>
          <w:sz w:val="28"/>
          <w:szCs w:val="28"/>
        </w:rPr>
      </w:pPr>
    </w:p>
    <w:p w:rsidR="226B305A" w:rsidP="55A340E9" w:rsidRDefault="226B305A" w14:paraId="4A221A92" w14:textId="18889479">
      <w:pPr>
        <w:spacing w:line="360" w:lineRule="auto"/>
        <w:rPr>
          <w:b/>
          <w:bCs/>
          <w:sz w:val="28"/>
          <w:szCs w:val="28"/>
        </w:rPr>
      </w:pPr>
    </w:p>
    <w:p w:rsidR="226B305A" w:rsidP="55A340E9" w:rsidRDefault="55A340E9" w14:paraId="3B4FD3D4" w14:textId="55ABFEBF">
      <w:pPr>
        <w:spacing w:line="360" w:lineRule="auto"/>
        <w:rPr>
          <w:b/>
          <w:bCs/>
          <w:sz w:val="28"/>
          <w:szCs w:val="28"/>
        </w:rPr>
      </w:pPr>
      <w:r w:rsidRPr="55A340E9">
        <w:rPr>
          <w:b/>
          <w:bCs/>
          <w:sz w:val="28"/>
          <w:szCs w:val="28"/>
        </w:rPr>
        <w:t>Otras consideraciones</w:t>
      </w:r>
    </w:p>
    <w:p w:rsidR="226B305A" w:rsidP="55A340E9" w:rsidRDefault="226B305A" w14:paraId="2B028B68" w14:textId="352FFABB">
      <w:pPr>
        <w:spacing w:line="360" w:lineRule="auto"/>
        <w:rPr>
          <w:b/>
          <w:bCs/>
          <w:sz w:val="28"/>
          <w:szCs w:val="28"/>
        </w:rPr>
      </w:pPr>
    </w:p>
    <w:p w:rsidR="1E2D9E88" w:rsidP="55A340E9" w:rsidRDefault="55A340E9" w14:paraId="7155D1EB" w14:textId="24DBE62C">
      <w:pPr>
        <w:spacing w:line="360" w:lineRule="auto"/>
        <w:rPr>
          <w:sz w:val="28"/>
          <w:szCs w:val="28"/>
        </w:rPr>
      </w:pPr>
      <w:r w:rsidRPr="55A340E9">
        <w:rPr>
          <w:b/>
          <w:bCs/>
        </w:rPr>
        <w:t>RNF-21.1</w:t>
      </w:r>
      <w:r w:rsidRPr="55A340E9">
        <w:t xml:space="preserve"> El sistema debe garantizar la seguridad de la información confidencial, como contraseñas y datos de los usuarios. Esto implica utilizar técnicas de almacenamiento seguro de contraseñas, encriptación.</w:t>
      </w:r>
    </w:p>
    <w:p w:rsidR="55A340E9" w:rsidP="55A340E9" w:rsidRDefault="55A340E9" w14:paraId="60851FB8" w14:textId="759263DB">
      <w:pPr>
        <w:spacing w:line="360" w:lineRule="auto"/>
      </w:pPr>
      <w:r w:rsidRPr="55A340E9">
        <w:rPr>
          <w:b/>
          <w:bCs/>
        </w:rPr>
        <w:t>RNF-21.2</w:t>
      </w:r>
      <w:r w:rsidRPr="55A340E9">
        <w:t xml:space="preserve"> El sistema debe ser fácil de usar y comprender para los usuarios. El proceso de inicio de sesión debe ser intuitivo, con mensajes claros de error y retroalimentación.</w:t>
      </w:r>
    </w:p>
    <w:p w:rsidR="55A340E9" w:rsidP="55A340E9" w:rsidRDefault="55A340E9" w14:paraId="54C775D5" w14:textId="375CED1C">
      <w:pPr>
        <w:spacing w:line="360" w:lineRule="auto"/>
      </w:pPr>
      <w:r w:rsidRPr="55A340E9">
        <w:rPr>
          <w:b/>
          <w:bCs/>
        </w:rPr>
        <w:t>RNF-21.3</w:t>
      </w:r>
      <w:r w:rsidRPr="55A340E9">
        <w:t xml:space="preserve"> El sistema de inicio de sesión debe ser rápido y eficiente, proporcionando una respuesta rápida a los usuarios durante el proceso de autenticación.</w:t>
      </w:r>
    </w:p>
    <w:p w:rsidR="55A340E9" w:rsidP="55A340E9" w:rsidRDefault="55A340E9" w14:paraId="332D430B" w14:textId="513C7616">
      <w:pPr>
        <w:spacing w:line="360" w:lineRule="auto"/>
      </w:pPr>
      <w:r w:rsidRPr="6CE9F3C2" w:rsidR="6CE9F3C2">
        <w:rPr>
          <w:b w:val="1"/>
          <w:bCs w:val="1"/>
        </w:rPr>
        <w:t>RNF-21.4</w:t>
      </w:r>
      <w:r w:rsidR="6CE9F3C2">
        <w:rPr/>
        <w:t xml:space="preserve"> El sistema de inicio de sesión debe ser fácil de mantener y actualizar.</w:t>
      </w:r>
    </w:p>
    <w:p w:rsidR="6CE9F3C2" w:rsidP="6CE9F3C2" w:rsidRDefault="6CE9F3C2" w14:paraId="2B0FF81D" w14:textId="2BB51980">
      <w:pPr>
        <w:pStyle w:val="Normal"/>
        <w:spacing w:line="360" w:lineRule="auto"/>
      </w:pPr>
    </w:p>
    <w:p w:rsidR="6CE9F3C2" w:rsidP="6CE9F3C2" w:rsidRDefault="6CE9F3C2" w14:paraId="4C0530BE" w14:textId="7424291B">
      <w:pPr>
        <w:pStyle w:val="Normal"/>
        <w:spacing w:line="360" w:lineRule="auto"/>
      </w:pPr>
    </w:p>
    <w:p w:rsidR="6CE9F3C2" w:rsidP="6CE9F3C2" w:rsidRDefault="6CE9F3C2" w14:paraId="2A66F02A" w14:textId="5665C43F">
      <w:pPr>
        <w:pStyle w:val="Normal"/>
        <w:spacing w:line="360" w:lineRule="auto"/>
      </w:pPr>
    </w:p>
    <w:p w:rsidR="6CE9F3C2" w:rsidP="6CE9F3C2" w:rsidRDefault="6CE9F3C2" w14:paraId="274EC90C" w14:textId="3FB6F7FD">
      <w:pPr>
        <w:pStyle w:val="Normal"/>
        <w:spacing w:line="360" w:lineRule="auto"/>
      </w:pPr>
    </w:p>
    <w:p w:rsidR="6CE9F3C2" w:rsidP="6CE9F3C2" w:rsidRDefault="6CE9F3C2" w14:paraId="6F47016D" w14:textId="284CA5E7">
      <w:pPr>
        <w:pStyle w:val="Normal"/>
        <w:spacing w:line="360" w:lineRule="auto"/>
      </w:pPr>
    </w:p>
    <w:p w:rsidR="6CE9F3C2" w:rsidP="6CE9F3C2" w:rsidRDefault="6CE9F3C2" w14:paraId="713A93B1" w14:textId="097D592C">
      <w:pPr>
        <w:pStyle w:val="Normal"/>
        <w:spacing w:line="360" w:lineRule="auto"/>
      </w:pPr>
    </w:p>
    <w:p w:rsidR="6CE9F3C2" w:rsidP="6CE9F3C2" w:rsidRDefault="6CE9F3C2" w14:paraId="72DD4B04" w14:textId="2AF7DF1E">
      <w:pPr>
        <w:pStyle w:val="Normal"/>
        <w:spacing w:line="360" w:lineRule="auto"/>
      </w:pPr>
    </w:p>
    <w:p w:rsidR="6CE9F3C2" w:rsidP="6CE9F3C2" w:rsidRDefault="6CE9F3C2" w14:paraId="10D48293" w14:textId="2309FA41">
      <w:pPr>
        <w:pStyle w:val="Normal"/>
        <w:spacing w:line="360" w:lineRule="auto"/>
      </w:pPr>
    </w:p>
    <w:p w:rsidR="6CE9F3C2" w:rsidP="6CE9F3C2" w:rsidRDefault="6CE9F3C2" w14:paraId="7CBFA501" w14:textId="2013ABD8">
      <w:pPr>
        <w:pStyle w:val="Normal"/>
        <w:spacing w:line="360" w:lineRule="auto"/>
      </w:pPr>
    </w:p>
    <w:p w:rsidR="6CE9F3C2" w:rsidP="6CE9F3C2" w:rsidRDefault="6CE9F3C2" w14:paraId="235380DE" w14:textId="34D18DC9">
      <w:pPr>
        <w:pStyle w:val="Normal"/>
        <w:spacing w:line="360" w:lineRule="auto"/>
      </w:pPr>
    </w:p>
    <w:p w:rsidR="6CE9F3C2" w:rsidP="6CE9F3C2" w:rsidRDefault="6CE9F3C2" w14:paraId="16FA8CC0" w14:textId="439F3A42">
      <w:pPr>
        <w:pStyle w:val="Normal"/>
        <w:spacing w:line="360" w:lineRule="auto"/>
      </w:pPr>
    </w:p>
    <w:p w:rsidR="6CE9F3C2" w:rsidP="6CE9F3C2" w:rsidRDefault="6CE9F3C2" w14:paraId="41BD0803" w14:textId="63E85A47">
      <w:pPr>
        <w:pStyle w:val="Normal"/>
        <w:spacing w:line="360" w:lineRule="auto"/>
      </w:pPr>
    </w:p>
    <w:p w:rsidR="6CE9F3C2" w:rsidP="6CE9F3C2" w:rsidRDefault="6CE9F3C2" w14:paraId="21B54646" w14:textId="1665BBE5">
      <w:pPr>
        <w:pStyle w:val="Normal"/>
        <w:rPr>
          <w:b w:val="1"/>
          <w:bCs w:val="1"/>
          <w:sz w:val="28"/>
          <w:szCs w:val="28"/>
        </w:rPr>
      </w:pPr>
    </w:p>
    <w:p w:rsidR="6CE9F3C2" w:rsidP="6CE9F3C2" w:rsidRDefault="6CE9F3C2" w14:paraId="5C3CB839" w14:textId="78C9DF15">
      <w:pPr>
        <w:pStyle w:val="Heading2"/>
        <w:ind w:left="720"/>
        <w:rPr>
          <w:b w:val="0"/>
          <w:bCs w:val="0"/>
        </w:rPr>
      </w:pPr>
      <w:r w:rsidR="6CE9F3C2">
        <w:rPr/>
        <w:t>Funcionalidad de Pantalla de Logueo (RF-21)</w:t>
      </w:r>
    </w:p>
    <w:p w:rsidR="6CE9F3C2" w:rsidP="6CE9F3C2" w:rsidRDefault="6CE9F3C2" w14:paraId="5FBC3D13" w14:textId="43837261">
      <w:pPr>
        <w:rPr>
          <w:b w:val="1"/>
          <w:bCs w:val="1"/>
          <w:sz w:val="28"/>
          <w:szCs w:val="28"/>
        </w:rPr>
      </w:pPr>
      <w:r w:rsidRPr="6CE9F3C2" w:rsidR="6CE9F3C2">
        <w:rPr>
          <w:b w:val="1"/>
          <w:bCs w:val="1"/>
          <w:sz w:val="28"/>
          <w:szCs w:val="28"/>
        </w:rPr>
        <w:t xml:space="preserve">Prototipo </w:t>
      </w:r>
    </w:p>
    <w:p w:rsidR="6CE9F3C2" w:rsidRDefault="6CE9F3C2" w14:paraId="6D8D2914" w14:textId="0466C630">
      <w:r>
        <w:drawing>
          <wp:inline wp14:editId="59D97C04" wp14:anchorId="53BF4546">
            <wp:extent cx="5943600" cy="3079780"/>
            <wp:effectExtent l="0" t="0" r="0" b="0"/>
            <wp:docPr id="633722326" name="Picture 1201113333" title=""/>
            <wp:cNvGraphicFramePr>
              <a:graphicFrameLocks noChangeAspect="1"/>
            </wp:cNvGraphicFramePr>
            <a:graphic>
              <a:graphicData uri="http://schemas.openxmlformats.org/drawingml/2006/picture">
                <pic:pic>
                  <pic:nvPicPr>
                    <pic:cNvPr id="0" name="Picture 1201113333"/>
                    <pic:cNvPicPr/>
                  </pic:nvPicPr>
                  <pic:blipFill>
                    <a:blip r:embed="R8c6db064cb78472d">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3079780"/>
                    </a:xfrm>
                    <a:prstGeom xmlns:a="http://schemas.openxmlformats.org/drawingml/2006/main" prst="rect">
                      <a:avLst/>
                    </a:prstGeom>
                  </pic:spPr>
                </pic:pic>
              </a:graphicData>
            </a:graphic>
          </wp:inline>
        </w:drawing>
      </w:r>
    </w:p>
    <w:p w:rsidR="6CE9F3C2" w:rsidP="6CE9F3C2" w:rsidRDefault="6CE9F3C2" w14:paraId="49AFB2A2">
      <w:pPr>
        <w:rPr>
          <w:b w:val="1"/>
          <w:bCs w:val="1"/>
          <w:sz w:val="28"/>
          <w:szCs w:val="28"/>
        </w:rPr>
      </w:pPr>
    </w:p>
    <w:p w:rsidR="6CE9F3C2" w:rsidP="6CE9F3C2" w:rsidRDefault="6CE9F3C2" w14:paraId="3CE302AA" w14:textId="5BEF0453">
      <w:pPr>
        <w:rPr>
          <w:b w:val="1"/>
          <w:bCs w:val="1"/>
          <w:sz w:val="28"/>
          <w:szCs w:val="28"/>
        </w:rPr>
      </w:pPr>
      <w:r w:rsidRPr="6CE9F3C2" w:rsidR="6CE9F3C2">
        <w:rPr>
          <w:b w:val="1"/>
          <w:bCs w:val="1"/>
          <w:sz w:val="28"/>
          <w:szCs w:val="28"/>
        </w:rPr>
        <w:t>Descripción</w:t>
      </w:r>
    </w:p>
    <w:p w:rsidR="6CE9F3C2" w:rsidP="6CE9F3C2" w:rsidRDefault="6CE9F3C2" w14:paraId="23FE3310" w14:textId="0118FDB0">
      <w:pPr>
        <w:rPr>
          <w:b w:val="1"/>
          <w:bCs w:val="1"/>
          <w:sz w:val="28"/>
          <w:szCs w:val="28"/>
        </w:rPr>
      </w:pPr>
    </w:p>
    <w:p w:rsidR="6CE9F3C2" w:rsidP="6CE9F3C2" w:rsidRDefault="6CE9F3C2" w14:paraId="03A628A1" w14:textId="4F46D46B">
      <w:pPr>
        <w:spacing w:line="360" w:lineRule="auto"/>
      </w:pPr>
      <w:r w:rsidRPr="6CE9F3C2" w:rsidR="6CE9F3C2">
        <w:rPr>
          <w:b w:val="1"/>
          <w:bCs w:val="1"/>
          <w:sz w:val="28"/>
          <w:szCs w:val="28"/>
        </w:rPr>
        <w:t xml:space="preserve">RF-21.1 Validar Credenciales: </w:t>
      </w:r>
      <w:r w:rsidRPr="6CE9F3C2" w:rsidR="6CE9F3C2">
        <w:rPr>
          <w:color w:val="D1D5DB"/>
        </w:rPr>
        <w:t xml:space="preserve"> </w:t>
      </w:r>
      <w:r w:rsidR="6CE9F3C2">
        <w:rPr/>
        <w:t>El sistema debe verificar la identidad de los usuarios al comparar las credenciales ingresadas (usuario y contraseña) con la información almacenada en la base de datos de la tabla Usuarios. Esto puede incluir técnicas de hash y cifrado en la tabla Usuarios para garantizar la seguridad de las contraseñas y el sistema debe estar en la capacidad de autenticarse sin problemas</w:t>
      </w:r>
      <w:r w:rsidRPr="6CE9F3C2" w:rsidR="6CE9F3C2">
        <w:rPr>
          <w:u w:val="single"/>
        </w:rPr>
        <w:t>.</w:t>
      </w:r>
    </w:p>
    <w:p w:rsidR="6CE9F3C2" w:rsidP="6CE9F3C2" w:rsidRDefault="6CE9F3C2" w14:paraId="7A1A4A8C" w14:textId="79B9D647">
      <w:pPr>
        <w:spacing w:line="360" w:lineRule="auto"/>
      </w:pPr>
      <w:r w:rsidRPr="6CE9F3C2" w:rsidR="6CE9F3C2">
        <w:rPr>
          <w:b w:val="1"/>
          <w:bCs w:val="1"/>
          <w:sz w:val="28"/>
          <w:szCs w:val="28"/>
        </w:rPr>
        <w:t>RF-21.2 Gestión de sesiones</w:t>
      </w:r>
      <w:r w:rsidR="6CE9F3C2">
        <w:rPr/>
        <w:t>: El sistema debe mantener la sesión del usuario una vez que se autentica correctamente, lo que permite al usuario acceder a las funcionalidades y recursos adecuados durante su sesión activa.</w:t>
      </w:r>
    </w:p>
    <w:p w:rsidR="6CE9F3C2" w:rsidP="6CE9F3C2" w:rsidRDefault="6CE9F3C2" w14:paraId="505CE644" w14:textId="52E9C2B7">
      <w:pPr>
        <w:spacing w:line="360" w:lineRule="auto"/>
        <w:rPr>
          <w:b w:val="1"/>
          <w:bCs w:val="1"/>
          <w:sz w:val="28"/>
          <w:szCs w:val="28"/>
        </w:rPr>
      </w:pPr>
    </w:p>
    <w:p w:rsidR="6CE9F3C2" w:rsidP="6CE9F3C2" w:rsidRDefault="6CE9F3C2" w14:paraId="138EFB46" w14:textId="56EF676C">
      <w:pPr>
        <w:spacing w:line="360" w:lineRule="auto"/>
        <w:rPr>
          <w:b w:val="1"/>
          <w:bCs w:val="1"/>
          <w:sz w:val="28"/>
          <w:szCs w:val="28"/>
        </w:rPr>
      </w:pPr>
    </w:p>
    <w:p w:rsidR="6CE9F3C2" w:rsidP="6CE9F3C2" w:rsidRDefault="6CE9F3C2" w14:paraId="179670FE" w14:textId="18889479">
      <w:pPr>
        <w:spacing w:line="360" w:lineRule="auto"/>
        <w:rPr>
          <w:b w:val="1"/>
          <w:bCs w:val="1"/>
          <w:sz w:val="28"/>
          <w:szCs w:val="28"/>
        </w:rPr>
      </w:pPr>
    </w:p>
    <w:p w:rsidR="6CE9F3C2" w:rsidP="6CE9F3C2" w:rsidRDefault="6CE9F3C2" w14:paraId="6D9AA70C" w14:textId="55ABFEBF">
      <w:pPr>
        <w:spacing w:line="360" w:lineRule="auto"/>
        <w:rPr>
          <w:b w:val="1"/>
          <w:bCs w:val="1"/>
          <w:sz w:val="28"/>
          <w:szCs w:val="28"/>
        </w:rPr>
      </w:pPr>
      <w:r w:rsidRPr="6CE9F3C2" w:rsidR="6CE9F3C2">
        <w:rPr>
          <w:b w:val="1"/>
          <w:bCs w:val="1"/>
          <w:sz w:val="28"/>
          <w:szCs w:val="28"/>
        </w:rPr>
        <w:t>Otras consideraciones</w:t>
      </w:r>
    </w:p>
    <w:p w:rsidR="6CE9F3C2" w:rsidP="6CE9F3C2" w:rsidRDefault="6CE9F3C2" w14:paraId="2B7748D0" w14:textId="352FFABB">
      <w:pPr>
        <w:spacing w:line="360" w:lineRule="auto"/>
        <w:rPr>
          <w:b w:val="1"/>
          <w:bCs w:val="1"/>
          <w:sz w:val="28"/>
          <w:szCs w:val="28"/>
        </w:rPr>
      </w:pPr>
    </w:p>
    <w:p w:rsidR="6CE9F3C2" w:rsidP="6CE9F3C2" w:rsidRDefault="6CE9F3C2" w14:paraId="3FEF7273" w14:textId="24DBE62C">
      <w:pPr>
        <w:spacing w:line="360" w:lineRule="auto"/>
        <w:rPr>
          <w:sz w:val="28"/>
          <w:szCs w:val="28"/>
        </w:rPr>
      </w:pPr>
      <w:r w:rsidRPr="6CE9F3C2" w:rsidR="6CE9F3C2">
        <w:rPr>
          <w:b w:val="1"/>
          <w:bCs w:val="1"/>
        </w:rPr>
        <w:t>RNF-21.1</w:t>
      </w:r>
      <w:r w:rsidR="6CE9F3C2">
        <w:rPr/>
        <w:t xml:space="preserve"> El sistema debe garantizar la seguridad de la información confidencial, como contraseñas y datos de los usuarios. Esto implica utilizar técnicas de almacenamiento seguro de contraseñas, encriptación.</w:t>
      </w:r>
    </w:p>
    <w:p w:rsidR="6CE9F3C2" w:rsidP="6CE9F3C2" w:rsidRDefault="6CE9F3C2" w14:paraId="59A4D10B" w14:textId="759263DB">
      <w:pPr>
        <w:spacing w:line="360" w:lineRule="auto"/>
      </w:pPr>
      <w:r w:rsidRPr="6CE9F3C2" w:rsidR="6CE9F3C2">
        <w:rPr>
          <w:b w:val="1"/>
          <w:bCs w:val="1"/>
        </w:rPr>
        <w:t>RNF-21.2</w:t>
      </w:r>
      <w:r w:rsidR="6CE9F3C2">
        <w:rPr/>
        <w:t xml:space="preserve"> El sistema debe ser fácil de usar y comprender para los usuarios. El proceso de inicio de sesión debe ser intuitivo, con mensajes claros de error y retroalimentación.</w:t>
      </w:r>
    </w:p>
    <w:p w:rsidR="6CE9F3C2" w:rsidP="6CE9F3C2" w:rsidRDefault="6CE9F3C2" w14:paraId="5272B6C8" w14:textId="375CED1C">
      <w:pPr>
        <w:spacing w:line="360" w:lineRule="auto"/>
      </w:pPr>
      <w:r w:rsidRPr="6CE9F3C2" w:rsidR="6CE9F3C2">
        <w:rPr>
          <w:b w:val="1"/>
          <w:bCs w:val="1"/>
        </w:rPr>
        <w:t>RNF-21.3</w:t>
      </w:r>
      <w:r w:rsidR="6CE9F3C2">
        <w:rPr/>
        <w:t xml:space="preserve"> El sistema de inicio de sesión debe ser rápido y eficiente, proporcionando una respuesta rápida a los usuarios durante el proceso de autenticación.</w:t>
      </w:r>
    </w:p>
    <w:p w:rsidR="6CE9F3C2" w:rsidP="6CE9F3C2" w:rsidRDefault="6CE9F3C2" w14:paraId="47EEE807" w14:textId="513C7616">
      <w:pPr>
        <w:spacing w:line="360" w:lineRule="auto"/>
      </w:pPr>
      <w:r w:rsidRPr="6CE9F3C2" w:rsidR="6CE9F3C2">
        <w:rPr>
          <w:b w:val="1"/>
          <w:bCs w:val="1"/>
        </w:rPr>
        <w:t>RNF-21.4</w:t>
      </w:r>
      <w:r w:rsidR="6CE9F3C2">
        <w:rPr/>
        <w:t xml:space="preserve"> El sistema de inicio de sesión debe ser fácil de mantener y actualizar.</w:t>
      </w:r>
    </w:p>
    <w:p w:rsidR="6CE9F3C2" w:rsidP="6CE9F3C2" w:rsidRDefault="6CE9F3C2" w14:paraId="3519D469" w14:textId="0D818C79">
      <w:pPr>
        <w:pStyle w:val="Normal"/>
        <w:spacing w:line="360" w:lineRule="auto"/>
      </w:pPr>
    </w:p>
    <w:p w:rsidR="6CE9F3C2" w:rsidP="6CE9F3C2" w:rsidRDefault="6CE9F3C2" w14:paraId="6F25C3B3" w14:textId="06717E74">
      <w:pPr>
        <w:pStyle w:val="Heading2"/>
        <w:ind w:left="720"/>
        <w:rPr>
          <w:b w:val="0"/>
          <w:bCs w:val="0"/>
        </w:rPr>
      </w:pPr>
      <w:r w:rsidR="6CE9F3C2">
        <w:rPr/>
        <w:t>Funcionalidad de Mantenimiento de Bitácora (RF-22)</w:t>
      </w:r>
    </w:p>
    <w:p w:rsidR="6CE9F3C2" w:rsidRDefault="6CE9F3C2" w14:paraId="60BCBC9D" w14:textId="0923D7F1"/>
    <w:p w:rsidR="6CE9F3C2" w:rsidP="6CE9F3C2" w:rsidRDefault="6CE9F3C2" w14:paraId="34AF4020" w14:textId="43837261">
      <w:pPr>
        <w:rPr>
          <w:b w:val="1"/>
          <w:bCs w:val="1"/>
          <w:sz w:val="28"/>
          <w:szCs w:val="28"/>
        </w:rPr>
      </w:pPr>
      <w:r w:rsidRPr="6CE9F3C2" w:rsidR="6CE9F3C2">
        <w:rPr>
          <w:b w:val="1"/>
          <w:bCs w:val="1"/>
          <w:sz w:val="28"/>
          <w:szCs w:val="28"/>
        </w:rPr>
        <w:t xml:space="preserve">Prototipo </w:t>
      </w:r>
    </w:p>
    <w:p w:rsidR="6CE9F3C2" w:rsidRDefault="6CE9F3C2" w14:paraId="7C743F18" w14:textId="4BB9BCFB"/>
    <w:p w:rsidR="6CE9F3C2" w:rsidP="6CE9F3C2" w:rsidRDefault="6CE9F3C2" w14:paraId="1C6ADEEB" w14:textId="05D913A4">
      <w:pPr>
        <w:pStyle w:val="Normal"/>
      </w:pPr>
      <w:r>
        <w:drawing>
          <wp:inline wp14:editId="7226B543" wp14:anchorId="22B8681B">
            <wp:extent cx="4572000" cy="2571750"/>
            <wp:effectExtent l="0" t="0" r="0" b="0"/>
            <wp:docPr id="2026086867" name="" title=""/>
            <wp:cNvGraphicFramePr>
              <a:graphicFrameLocks noChangeAspect="1"/>
            </wp:cNvGraphicFramePr>
            <a:graphic>
              <a:graphicData uri="http://schemas.openxmlformats.org/drawingml/2006/picture">
                <pic:pic>
                  <pic:nvPicPr>
                    <pic:cNvPr id="0" name=""/>
                    <pic:cNvPicPr/>
                  </pic:nvPicPr>
                  <pic:blipFill>
                    <a:blip r:embed="R39b6dc041b94457c">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6CE9F3C2" w:rsidP="6CE9F3C2" w:rsidRDefault="6CE9F3C2" w14:paraId="1668E217" w14:textId="21ABAAAF">
      <w:pPr>
        <w:rPr>
          <w:b w:val="1"/>
          <w:bCs w:val="1"/>
          <w:sz w:val="28"/>
          <w:szCs w:val="28"/>
        </w:rPr>
      </w:pPr>
    </w:p>
    <w:p w:rsidR="6CE9F3C2" w:rsidP="6CE9F3C2" w:rsidRDefault="6CE9F3C2" w14:paraId="7499C691" w14:textId="3F2AE025">
      <w:pPr>
        <w:rPr>
          <w:b w:val="1"/>
          <w:bCs w:val="1"/>
          <w:sz w:val="28"/>
          <w:szCs w:val="28"/>
        </w:rPr>
      </w:pPr>
      <w:r w:rsidRPr="6CE9F3C2" w:rsidR="6CE9F3C2">
        <w:rPr>
          <w:b w:val="1"/>
          <w:bCs w:val="1"/>
          <w:sz w:val="28"/>
          <w:szCs w:val="28"/>
        </w:rPr>
        <w:t>Descripción</w:t>
      </w:r>
    </w:p>
    <w:p w:rsidR="6CE9F3C2" w:rsidP="6CE9F3C2" w:rsidRDefault="6CE9F3C2" w14:paraId="35D72EB6" w14:textId="0B79BE87">
      <w:pPr>
        <w:rPr>
          <w:b w:val="1"/>
          <w:bCs w:val="1"/>
          <w:sz w:val="28"/>
          <w:szCs w:val="28"/>
        </w:rPr>
      </w:pPr>
    </w:p>
    <w:p w:rsidR="6CE9F3C2" w:rsidP="6CE9F3C2" w:rsidRDefault="6CE9F3C2" w14:paraId="5272F5DB" w14:textId="4F80CA09">
      <w:pPr>
        <w:rPr>
          <w:color w:val="000000" w:themeColor="text1" w:themeTint="FF" w:themeShade="FF"/>
        </w:rPr>
      </w:pPr>
      <w:r w:rsidRPr="6CE9F3C2" w:rsidR="6CE9F3C2">
        <w:rPr>
          <w:b w:val="1"/>
          <w:bCs w:val="1"/>
          <w:sz w:val="28"/>
          <w:szCs w:val="28"/>
        </w:rPr>
        <w:t xml:space="preserve">Entidad Bitácora: </w:t>
      </w:r>
      <w:r w:rsidRPr="6CE9F3C2" w:rsidR="6CE9F3C2">
        <w:rPr>
          <w:color w:val="000000" w:themeColor="text1" w:themeTint="FF" w:themeShade="FF"/>
        </w:rPr>
        <w:t>Esta entidad de Bitácora debe permitir agregar una bitácora del registro cuando se elimine, modifique o cree en una entidad o campo codificado.</w:t>
      </w:r>
    </w:p>
    <w:p w:rsidR="6CE9F3C2" w:rsidP="6CE9F3C2" w:rsidRDefault="6CE9F3C2" w14:paraId="799880C1" w14:textId="1E7A5C64">
      <w:pPr>
        <w:pStyle w:val="Normal"/>
        <w:rPr>
          <w:color w:val="000000" w:themeColor="text1" w:themeTint="FF" w:themeShade="FF"/>
        </w:rPr>
      </w:pPr>
    </w:p>
    <w:p w:rsidR="6CE9F3C2" w:rsidP="6CE9F3C2" w:rsidRDefault="6CE9F3C2" w14:paraId="54CDE799" w14:textId="6F48955B">
      <w:pPr>
        <w:rPr>
          <w:color w:val="000000" w:themeColor="text1" w:themeTint="FF" w:themeShade="FF"/>
        </w:rPr>
      </w:pPr>
      <w:r w:rsidRPr="6CE9F3C2" w:rsidR="6CE9F3C2">
        <w:rPr>
          <w:b w:val="1"/>
          <w:bCs w:val="1"/>
          <w:sz w:val="28"/>
          <w:szCs w:val="28"/>
        </w:rPr>
        <w:t>RF-22.1</w:t>
      </w:r>
      <w:r w:rsidRPr="6CE9F3C2" w:rsidR="6CE9F3C2">
        <w:rPr>
          <w:sz w:val="28"/>
          <w:szCs w:val="28"/>
        </w:rPr>
        <w:t xml:space="preserve"> </w:t>
      </w:r>
      <w:r w:rsidRPr="6CE9F3C2" w:rsidR="6CE9F3C2">
        <w:rPr>
          <w:b w:val="1"/>
          <w:bCs w:val="1"/>
          <w:sz w:val="28"/>
          <w:szCs w:val="28"/>
        </w:rPr>
        <w:t>Registrar Bitácora al crear:</w:t>
      </w:r>
      <w:r w:rsidRPr="6CE9F3C2" w:rsidR="6CE9F3C2">
        <w:rPr>
          <w:sz w:val="28"/>
          <w:szCs w:val="28"/>
        </w:rPr>
        <w:t xml:space="preserve"> </w:t>
      </w:r>
      <w:r w:rsidRPr="6CE9F3C2" w:rsidR="6CE9F3C2">
        <w:rPr>
          <w:color w:val="000000" w:themeColor="text1" w:themeTint="FF" w:themeShade="FF"/>
        </w:rPr>
        <w:t xml:space="preserve">El sistema debe permitir registrar automáticamente información en la bitácora cuando el administrador o usuario convencional presione la acción de crear en alguna entidad o campo codificado, incluyendo su id Usuario, Nombre de Usuario, Rol del usuario, Descripción que especifique en cual entidad o campo codificado se está creando un dato y la fecha en el que se está realizando la creación. </w:t>
      </w:r>
    </w:p>
    <w:p w:rsidR="6CE9F3C2" w:rsidP="6CE9F3C2" w:rsidRDefault="6CE9F3C2" w14:paraId="7FDAAE07" w14:textId="6A7E05DC">
      <w:pPr>
        <w:pStyle w:val="Normal"/>
        <w:rPr>
          <w:color w:val="000000" w:themeColor="text1" w:themeTint="FF" w:themeShade="FF"/>
        </w:rPr>
      </w:pPr>
      <w:r w:rsidRPr="6CE9F3C2" w:rsidR="6CE9F3C2">
        <w:rPr>
          <w:b w:val="1"/>
          <w:bCs w:val="1"/>
          <w:sz w:val="28"/>
          <w:szCs w:val="28"/>
        </w:rPr>
        <w:t>RF-22.2</w:t>
      </w:r>
      <w:r w:rsidRPr="6CE9F3C2" w:rsidR="6CE9F3C2">
        <w:rPr>
          <w:sz w:val="28"/>
          <w:szCs w:val="28"/>
        </w:rPr>
        <w:t xml:space="preserve"> </w:t>
      </w:r>
      <w:r w:rsidRPr="6CE9F3C2" w:rsidR="6CE9F3C2">
        <w:rPr>
          <w:b w:val="1"/>
          <w:bCs w:val="1"/>
          <w:sz w:val="28"/>
          <w:szCs w:val="28"/>
        </w:rPr>
        <w:t xml:space="preserve">Registrar Bitácora al actualizar: </w:t>
      </w:r>
      <w:r w:rsidRPr="6CE9F3C2" w:rsidR="6CE9F3C2">
        <w:rPr>
          <w:color w:val="000000" w:themeColor="text1" w:themeTint="FF" w:themeShade="FF"/>
        </w:rPr>
        <w:t xml:space="preserve">El sistema debe permitir registrar automáticamente información en la bitácora cuando el administrador o usuario convencional presione la acción de actualizar en alguna entidad o campo codificado, incluyendo su id Usuario, Nombre de Usuario, Rol del usuario, Descripción que especifique en cual entidad o campo codificado se está actualizando un dato y la fecha en el que se está realizando la actualización. </w:t>
      </w:r>
    </w:p>
    <w:p w:rsidR="6CE9F3C2" w:rsidP="6CE9F3C2" w:rsidRDefault="6CE9F3C2" w14:paraId="4E9170B0" w14:textId="37891009">
      <w:pPr>
        <w:pStyle w:val="Normal"/>
        <w:rPr>
          <w:color w:val="000000" w:themeColor="text1" w:themeTint="FF" w:themeShade="FF"/>
        </w:rPr>
      </w:pPr>
      <w:r w:rsidRPr="6CE9F3C2" w:rsidR="6CE9F3C2">
        <w:rPr>
          <w:b w:val="1"/>
          <w:bCs w:val="1"/>
          <w:sz w:val="28"/>
          <w:szCs w:val="28"/>
        </w:rPr>
        <w:t>RF-22.3</w:t>
      </w:r>
      <w:r w:rsidRPr="6CE9F3C2" w:rsidR="6CE9F3C2">
        <w:rPr>
          <w:sz w:val="28"/>
          <w:szCs w:val="28"/>
        </w:rPr>
        <w:t xml:space="preserve"> </w:t>
      </w:r>
      <w:r w:rsidRPr="6CE9F3C2" w:rsidR="6CE9F3C2">
        <w:rPr>
          <w:b w:val="1"/>
          <w:bCs w:val="1"/>
          <w:sz w:val="28"/>
          <w:szCs w:val="28"/>
        </w:rPr>
        <w:t>Registrar Bitácora al eliminar:</w:t>
      </w:r>
      <w:r w:rsidRPr="6CE9F3C2" w:rsidR="6CE9F3C2">
        <w:rPr>
          <w:sz w:val="28"/>
          <w:szCs w:val="28"/>
        </w:rPr>
        <w:t xml:space="preserve"> </w:t>
      </w:r>
      <w:r w:rsidRPr="6CE9F3C2" w:rsidR="6CE9F3C2">
        <w:rPr>
          <w:color w:val="000000" w:themeColor="text1" w:themeTint="FF" w:themeShade="FF"/>
        </w:rPr>
        <w:t xml:space="preserve">El sistema debe permitir registrar automáticamente información en la bitácora cuando el administrador o usuario convencional presione la acción de eliminar en alguna entidad o campo codificado, incluyendo su id Usuario, Nombre de Usuario, Rol del usuario, Descripción que especifique en cual entidad o campo codificado se está eliminando un dato y la fecha en el que se está realizando la eliminación. </w:t>
      </w:r>
    </w:p>
    <w:p w:rsidR="6CE9F3C2" w:rsidP="6CE9F3C2" w:rsidRDefault="6CE9F3C2" w14:paraId="47295A05" w14:textId="39BA8ECE">
      <w:pPr>
        <w:pStyle w:val="Normal"/>
        <w:spacing w:line="360" w:lineRule="auto"/>
        <w:rPr>
          <w:sz w:val="28"/>
          <w:szCs w:val="28"/>
        </w:rPr>
      </w:pPr>
      <w:r>
        <w:br/>
      </w:r>
    </w:p>
    <w:p w:rsidR="6CE9F3C2" w:rsidP="6CE9F3C2" w:rsidRDefault="6CE9F3C2" w14:paraId="7EB5E946" w14:textId="55FBF085">
      <w:pPr>
        <w:rPr>
          <w:b w:val="1"/>
          <w:bCs w:val="1"/>
          <w:sz w:val="28"/>
          <w:szCs w:val="28"/>
        </w:rPr>
      </w:pPr>
      <w:r w:rsidRPr="6CE9F3C2" w:rsidR="6CE9F3C2">
        <w:rPr>
          <w:b w:val="1"/>
          <w:bCs w:val="1"/>
          <w:sz w:val="28"/>
          <w:szCs w:val="28"/>
        </w:rPr>
        <w:t>Otras consideraciones</w:t>
      </w:r>
    </w:p>
    <w:p w:rsidR="6CE9F3C2" w:rsidP="6CE9F3C2" w:rsidRDefault="6CE9F3C2" w14:paraId="7D0E0F89" w14:textId="14D44036">
      <w:pPr>
        <w:rPr>
          <w:b w:val="1"/>
          <w:bCs w:val="1"/>
          <w:sz w:val="28"/>
          <w:szCs w:val="28"/>
        </w:rPr>
      </w:pPr>
    </w:p>
    <w:p w:rsidR="6CE9F3C2" w:rsidP="6CE9F3C2" w:rsidRDefault="6CE9F3C2" w14:paraId="14D13748" w14:textId="485F34DE">
      <w:pPr>
        <w:spacing w:line="360" w:lineRule="auto"/>
        <w:rPr>
          <w:color w:val="000000" w:themeColor="text1" w:themeTint="FF" w:themeShade="FF"/>
        </w:rPr>
      </w:pPr>
      <w:r w:rsidRPr="6CE9F3C2" w:rsidR="6CE9F3C2">
        <w:rPr>
          <w:b w:val="1"/>
          <w:bCs w:val="1"/>
          <w:color w:val="000000" w:themeColor="text1" w:themeTint="FF" w:themeShade="FF"/>
        </w:rPr>
        <w:t>RNF-22.1</w:t>
      </w:r>
      <w:r w:rsidRPr="6CE9F3C2" w:rsidR="6CE9F3C2">
        <w:rPr>
          <w:color w:val="000000" w:themeColor="text1" w:themeTint="FF" w:themeShade="FF"/>
        </w:rPr>
        <w:t>. El sistema debe tener una interfaz fácil de utilizar para el registro de bitácora</w:t>
      </w:r>
    </w:p>
    <w:p w:rsidR="6CE9F3C2" w:rsidP="6CE9F3C2" w:rsidRDefault="6CE9F3C2" w14:paraId="691085A0" w14:textId="45CFFB75">
      <w:pPr>
        <w:spacing w:line="360" w:lineRule="auto"/>
        <w:rPr>
          <w:color w:val="000000" w:themeColor="text1" w:themeTint="FF" w:themeShade="FF"/>
          <w:sz w:val="28"/>
          <w:szCs w:val="28"/>
        </w:rPr>
      </w:pPr>
      <w:r w:rsidRPr="6CE9F3C2" w:rsidR="6CE9F3C2">
        <w:rPr>
          <w:b w:val="1"/>
          <w:bCs w:val="1"/>
          <w:color w:val="000000" w:themeColor="text1" w:themeTint="FF" w:themeShade="FF"/>
        </w:rPr>
        <w:t>RNF-22.2.</w:t>
      </w:r>
      <w:r w:rsidRPr="6CE9F3C2" w:rsidR="6CE9F3C2">
        <w:rPr>
          <w:color w:val="000000" w:themeColor="text1" w:themeTint="FF" w:themeShade="FF"/>
        </w:rPr>
        <w:t xml:space="preserve"> El sistema debe alertar cuando se requiera un campo obligatorio según las restricciones que se establezcan.</w:t>
      </w:r>
    </w:p>
    <w:p w:rsidR="6CE9F3C2" w:rsidP="6CE9F3C2" w:rsidRDefault="6CE9F3C2" w14:paraId="28B607CE" w14:textId="310DCB03">
      <w:pPr>
        <w:pStyle w:val="Normal"/>
        <w:rPr>
          <w:color w:val="000000" w:themeColor="text1" w:themeTint="FF" w:themeShade="FF"/>
          <w:sz w:val="28"/>
          <w:szCs w:val="28"/>
        </w:rPr>
      </w:pPr>
      <w:r w:rsidRPr="6CE9F3C2" w:rsidR="6CE9F3C2">
        <w:rPr>
          <w:b w:val="1"/>
          <w:bCs w:val="1"/>
          <w:color w:val="000000" w:themeColor="text1" w:themeTint="FF" w:themeShade="FF"/>
          <w:sz w:val="22"/>
          <w:szCs w:val="22"/>
        </w:rPr>
        <w:t>RNF-22.3</w:t>
      </w:r>
      <w:r w:rsidRPr="6CE9F3C2" w:rsidR="6CE9F3C2">
        <w:rPr>
          <w:b w:val="1"/>
          <w:bCs w:val="1"/>
          <w:color w:val="000000" w:themeColor="text1" w:themeTint="FF" w:themeShade="FF"/>
          <w:sz w:val="28"/>
          <w:szCs w:val="28"/>
        </w:rPr>
        <w:t xml:space="preserve"> </w:t>
      </w:r>
      <w:r w:rsidRPr="6CE9F3C2" w:rsidR="6CE9F3C2">
        <w:rPr>
          <w:color w:val="000000" w:themeColor="text1" w:themeTint="FF" w:themeShade="FF"/>
          <w:sz w:val="24"/>
          <w:szCs w:val="24"/>
        </w:rPr>
        <w:t xml:space="preserve">El sistema debe contener una interfaz intuitiva </w:t>
      </w:r>
    </w:p>
    <w:p w:rsidR="6CE9F3C2" w:rsidP="6CE9F3C2" w:rsidRDefault="6CE9F3C2" w14:paraId="175B4456" w14:textId="34CED12C">
      <w:pPr>
        <w:pStyle w:val="Normal"/>
        <w:spacing w:line="360" w:lineRule="auto"/>
        <w:rPr>
          <w:color w:val="000000" w:themeColor="text1" w:themeTint="FF" w:themeShade="FF"/>
          <w:sz w:val="32"/>
          <w:szCs w:val="32"/>
        </w:rPr>
      </w:pPr>
      <w:r w:rsidRPr="6CE9F3C2" w:rsidR="6CE9F3C2">
        <w:rPr>
          <w:b w:val="1"/>
          <w:bCs w:val="1"/>
          <w:color w:val="000000" w:themeColor="text1" w:themeTint="FF" w:themeShade="FF"/>
          <w:sz w:val="22"/>
          <w:szCs w:val="22"/>
        </w:rPr>
        <w:t>RNF-22.4</w:t>
      </w:r>
      <w:r w:rsidRPr="6CE9F3C2" w:rsidR="6CE9F3C2">
        <w:rPr>
          <w:b w:val="1"/>
          <w:bCs w:val="1"/>
          <w:color w:val="000000" w:themeColor="text1" w:themeTint="FF" w:themeShade="FF"/>
          <w:sz w:val="28"/>
          <w:szCs w:val="28"/>
        </w:rPr>
        <w:t xml:space="preserve"> </w:t>
      </w:r>
      <w:r w:rsidRPr="6CE9F3C2" w:rsidR="6CE9F3C2">
        <w:rPr>
          <w:color w:val="000000" w:themeColor="text1" w:themeTint="FF" w:themeShade="FF"/>
          <w:sz w:val="24"/>
          <w:szCs w:val="24"/>
        </w:rPr>
        <w:t>El sistema debe contener un formulario para poder registrar automáticamente los datos dentro de la Bitácora tales como Id Usuario, Usuario, Rol, descripción y fecha.</w:t>
      </w:r>
    </w:p>
    <w:p w:rsidR="226B305A" w:rsidP="226B305A" w:rsidRDefault="226B305A" w14:paraId="5D2873A6" w14:textId="2EAE04D6">
      <w:pPr>
        <w:spacing w:line="360" w:lineRule="auto"/>
        <w:ind w:left="720"/>
        <w:rPr>
          <w:b/>
          <w:bCs/>
          <w:sz w:val="28"/>
          <w:szCs w:val="28"/>
        </w:rPr>
      </w:pPr>
    </w:p>
    <w:p w:rsidR="00986737" w:rsidP="00EB7794" w:rsidRDefault="1E96E244" w14:paraId="438BCA9D" w14:textId="1FCB5EB4">
      <w:pPr>
        <w:pStyle w:val="Heading1"/>
      </w:pPr>
      <w:bookmarkStart w:name="_Toc133059965" w:id="106"/>
      <w:bookmarkStart w:name="_Toc1872029901" w:id="107"/>
      <w:r>
        <w:t>Estados de Documento</w:t>
      </w:r>
      <w:bookmarkEnd w:id="106"/>
      <w:r>
        <w:t xml:space="preserve"> </w:t>
      </w:r>
      <w:r w:rsidR="12D99312">
        <w:tab/>
      </w:r>
      <w:bookmarkEnd w:id="107"/>
    </w:p>
    <w:p w:rsidR="007256F2" w:rsidP="00986737" w:rsidRDefault="007256F2" w14:paraId="4210D28B" w14:textId="55BAB407"/>
    <w:p w:rsidR="007256F2" w:rsidP="00986737" w:rsidRDefault="12D99312" w14:paraId="7305E758" w14:textId="05FCC8E9">
      <w:r>
        <w:t>Proceso Judicial</w:t>
      </w:r>
    </w:p>
    <w:p w:rsidR="00BD64AC" w:rsidP="00B10B51" w:rsidRDefault="007256F2" w14:paraId="4074BB3C" w14:textId="55BAB407">
      <w:pPr>
        <w:ind w:firstLine="708"/>
      </w:pPr>
      <w:r>
        <w:t>Iniciado</w:t>
      </w:r>
    </w:p>
    <w:p w:rsidR="007256F2" w:rsidP="007256F2" w:rsidRDefault="007256F2" w14:paraId="2CD6536E" w14:textId="55BAB407">
      <w:pPr>
        <w:ind w:left="708"/>
      </w:pPr>
      <w:r>
        <w:t>En ejecución</w:t>
      </w:r>
    </w:p>
    <w:p w:rsidR="007256F2" w:rsidP="007256F2" w:rsidRDefault="007256F2" w14:paraId="2E77B437" w14:textId="55BAB407">
      <w:pPr>
        <w:ind w:left="708"/>
      </w:pPr>
      <w:r>
        <w:t>Finalizado</w:t>
      </w:r>
    </w:p>
    <w:p w:rsidR="007256F2" w:rsidP="00986737" w:rsidRDefault="007256F2" w14:paraId="63CD700E" w14:textId="55BAB407"/>
    <w:p w:rsidR="00986737" w:rsidP="00EB7794" w:rsidRDefault="1E96E244" w14:paraId="64E8BE9A" w14:textId="6A405279">
      <w:pPr>
        <w:pStyle w:val="Heading1"/>
      </w:pPr>
      <w:bookmarkStart w:name="_Toc133059966" w:id="108"/>
      <w:bookmarkStart w:name="_Toc1309561779" w:id="109"/>
      <w:r>
        <w:t>Matriz de funcionalidades</w:t>
      </w:r>
      <w:bookmarkEnd w:id="108"/>
      <w:r w:rsidR="12D99312">
        <w:tab/>
      </w:r>
      <w:bookmarkEnd w:id="109"/>
    </w:p>
    <w:p w:rsidR="005D527B" w:rsidP="005D527B" w:rsidRDefault="005D527B" w14:paraId="407E3084" w14:textId="6A405279"/>
    <w:tbl>
      <w:tblPr>
        <w:tblStyle w:val="TableGrid"/>
        <w:tblW w:w="9985" w:type="dxa"/>
        <w:tblLook w:val="04A0" w:firstRow="1" w:lastRow="0" w:firstColumn="1" w:lastColumn="0" w:noHBand="0" w:noVBand="1"/>
      </w:tblPr>
      <w:tblGrid>
        <w:gridCol w:w="985"/>
        <w:gridCol w:w="3330"/>
        <w:gridCol w:w="1890"/>
        <w:gridCol w:w="2193"/>
        <w:gridCol w:w="1587"/>
      </w:tblGrid>
      <w:tr w:rsidR="00447A11" w:rsidTr="12D99312" w14:paraId="54C30183" w14:textId="4E0F1035">
        <w:trPr>
          <w:trHeight w:val="300"/>
        </w:trPr>
        <w:tc>
          <w:tcPr>
            <w:tcW w:w="985" w:type="dxa"/>
          </w:tcPr>
          <w:p w:rsidRPr="000864E5" w:rsidR="00447A11" w:rsidP="000864E5" w:rsidRDefault="1E2D9E88" w14:paraId="4DD5FF90" w14:textId="3801F4F0">
            <w:pPr>
              <w:jc w:val="center"/>
              <w:rPr>
                <w:b/>
                <w:bCs/>
              </w:rPr>
            </w:pPr>
            <w:r w:rsidRPr="1E2D9E88">
              <w:rPr>
                <w:b/>
                <w:bCs/>
              </w:rPr>
              <w:t>Código</w:t>
            </w:r>
          </w:p>
        </w:tc>
        <w:tc>
          <w:tcPr>
            <w:tcW w:w="3330" w:type="dxa"/>
          </w:tcPr>
          <w:p w:rsidRPr="000864E5" w:rsidR="00447A11" w:rsidP="000864E5" w:rsidRDefault="1E2D9E88" w14:paraId="25BA16A0" w14:textId="1971D964">
            <w:pPr>
              <w:jc w:val="center"/>
              <w:rPr>
                <w:b/>
                <w:bCs/>
              </w:rPr>
            </w:pPr>
            <w:r w:rsidRPr="1E2D9E88">
              <w:rPr>
                <w:b/>
                <w:bCs/>
              </w:rPr>
              <w:t>Funcionalidad</w:t>
            </w:r>
          </w:p>
        </w:tc>
        <w:tc>
          <w:tcPr>
            <w:tcW w:w="1890" w:type="dxa"/>
          </w:tcPr>
          <w:p w:rsidRPr="000864E5" w:rsidR="00447A11" w:rsidP="000864E5" w:rsidRDefault="1E2D9E88" w14:paraId="6F02AD65" w14:textId="699BFE56">
            <w:pPr>
              <w:jc w:val="center"/>
              <w:rPr>
                <w:b/>
                <w:bCs/>
              </w:rPr>
            </w:pPr>
            <w:r w:rsidRPr="1E2D9E88">
              <w:rPr>
                <w:b/>
                <w:bCs/>
              </w:rPr>
              <w:t>Acciones</w:t>
            </w:r>
          </w:p>
        </w:tc>
        <w:tc>
          <w:tcPr>
            <w:tcW w:w="2193" w:type="dxa"/>
          </w:tcPr>
          <w:p w:rsidRPr="000864E5" w:rsidR="00447A11" w:rsidP="000864E5" w:rsidRDefault="1E2D9E88" w14:paraId="22ABCD55" w14:textId="500376A5">
            <w:pPr>
              <w:jc w:val="center"/>
              <w:rPr>
                <w:b/>
                <w:bCs/>
              </w:rPr>
            </w:pPr>
            <w:r w:rsidRPr="1E2D9E88">
              <w:rPr>
                <w:b/>
                <w:bCs/>
              </w:rPr>
              <w:t>Estado</w:t>
            </w:r>
          </w:p>
        </w:tc>
        <w:tc>
          <w:tcPr>
            <w:tcW w:w="1587" w:type="dxa"/>
          </w:tcPr>
          <w:p w:rsidR="00447A11" w:rsidP="000864E5" w:rsidRDefault="1E2D9E88" w14:paraId="32ED9506" w14:textId="55F2FBEF">
            <w:pPr>
              <w:jc w:val="center"/>
              <w:rPr>
                <w:b/>
                <w:bCs/>
              </w:rPr>
            </w:pPr>
            <w:r w:rsidRPr="1E2D9E88">
              <w:rPr>
                <w:b/>
                <w:bCs/>
              </w:rPr>
              <w:t>Fecha de seguimiento</w:t>
            </w:r>
          </w:p>
        </w:tc>
      </w:tr>
      <w:tr w:rsidR="00447A11" w:rsidTr="12D99312" w14:paraId="25B4D0BD" w14:textId="5F9EA2A5">
        <w:trPr>
          <w:trHeight w:val="300"/>
        </w:trPr>
        <w:tc>
          <w:tcPr>
            <w:tcW w:w="985" w:type="dxa"/>
          </w:tcPr>
          <w:p w:rsidR="00447A11" w:rsidP="005D527B" w:rsidRDefault="1E2D9E88" w14:paraId="581DE850" w14:textId="1D677BAA">
            <w:r>
              <w:t>RF-1</w:t>
            </w:r>
          </w:p>
        </w:tc>
        <w:tc>
          <w:tcPr>
            <w:tcW w:w="3330" w:type="dxa"/>
          </w:tcPr>
          <w:p w:rsidR="00447A11" w:rsidP="005D527B" w:rsidRDefault="1E2D9E88" w14:paraId="0E662A38" w14:textId="61D16003">
            <w:r>
              <w:t>Mantenimiento de Perfiles</w:t>
            </w:r>
          </w:p>
        </w:tc>
        <w:tc>
          <w:tcPr>
            <w:tcW w:w="1890" w:type="dxa"/>
          </w:tcPr>
          <w:p w:rsidR="00447A11" w:rsidP="005D527B" w:rsidRDefault="1E2D9E88" w14:paraId="006E6211" w14:textId="5B280DA0">
            <w:r>
              <w:t>Nuevo, actualizar, eliminar</w:t>
            </w:r>
          </w:p>
        </w:tc>
        <w:tc>
          <w:tcPr>
            <w:tcW w:w="2193" w:type="dxa"/>
          </w:tcPr>
          <w:p w:rsidR="00447A11" w:rsidP="005D527B" w:rsidRDefault="1E2D9E88" w14:paraId="7FF207A5" w14:textId="425749CF">
            <w:r>
              <w:t>En desarrollo - Devuelto</w:t>
            </w:r>
          </w:p>
        </w:tc>
        <w:tc>
          <w:tcPr>
            <w:tcW w:w="1587" w:type="dxa"/>
          </w:tcPr>
          <w:p w:rsidR="00447A11" w:rsidP="005D527B" w:rsidRDefault="1E2D9E88" w14:paraId="63D27067" w14:textId="0CAB28CE">
            <w:r>
              <w:t>22-04-2023</w:t>
            </w:r>
          </w:p>
        </w:tc>
      </w:tr>
      <w:tr w:rsidR="00447A11" w:rsidTr="12D99312" w14:paraId="67609261" w14:textId="7E54979A">
        <w:trPr>
          <w:trHeight w:val="300"/>
        </w:trPr>
        <w:tc>
          <w:tcPr>
            <w:tcW w:w="985" w:type="dxa"/>
          </w:tcPr>
          <w:p w:rsidR="00447A11" w:rsidP="005D527B" w:rsidRDefault="1E2D9E88" w14:paraId="24B89CBC" w14:textId="2B9F8BA8">
            <w:r>
              <w:t>RF-2</w:t>
            </w:r>
          </w:p>
        </w:tc>
        <w:tc>
          <w:tcPr>
            <w:tcW w:w="3330" w:type="dxa"/>
          </w:tcPr>
          <w:p w:rsidR="00447A11" w:rsidP="005D527B" w:rsidRDefault="1E2D9E88" w14:paraId="59618E82" w14:textId="0FA2F13F">
            <w:r>
              <w:t>Mantenimiento de Pantallas y acciones</w:t>
            </w:r>
          </w:p>
        </w:tc>
        <w:tc>
          <w:tcPr>
            <w:tcW w:w="1890" w:type="dxa"/>
          </w:tcPr>
          <w:p w:rsidR="00447A11" w:rsidP="005D527B" w:rsidRDefault="12D99312" w14:paraId="0EA4E7E2" w14:textId="7106426D">
            <w:r>
              <w:t>Nuevo, actualizar, eliminar</w:t>
            </w:r>
          </w:p>
        </w:tc>
        <w:tc>
          <w:tcPr>
            <w:tcW w:w="2193" w:type="dxa"/>
          </w:tcPr>
          <w:p w:rsidR="00447A11" w:rsidP="005D527B" w:rsidRDefault="1E2D9E88" w14:paraId="431477D7" w14:textId="58D417B4">
            <w:r>
              <w:t>Sin iniciar</w:t>
            </w:r>
          </w:p>
        </w:tc>
        <w:tc>
          <w:tcPr>
            <w:tcW w:w="1587" w:type="dxa"/>
          </w:tcPr>
          <w:p w:rsidR="00447A11" w:rsidP="005D527B" w:rsidRDefault="1E2D9E88" w14:paraId="0E48D8F9" w14:textId="668365E4">
            <w:r>
              <w:t>22-04-2023</w:t>
            </w:r>
          </w:p>
        </w:tc>
      </w:tr>
      <w:tr w:rsidR="00447A11" w:rsidTr="12D99312" w14:paraId="1D8E5FFB" w14:textId="1ACB4537">
        <w:trPr>
          <w:trHeight w:val="300"/>
        </w:trPr>
        <w:tc>
          <w:tcPr>
            <w:tcW w:w="985" w:type="dxa"/>
          </w:tcPr>
          <w:p w:rsidR="00447A11" w:rsidP="005D527B" w:rsidRDefault="1E2D9E88" w14:paraId="7EDC85CD" w14:textId="42A907B7">
            <w:r>
              <w:t>RF-3</w:t>
            </w:r>
          </w:p>
        </w:tc>
        <w:tc>
          <w:tcPr>
            <w:tcW w:w="3330" w:type="dxa"/>
          </w:tcPr>
          <w:p w:rsidR="00447A11" w:rsidP="005D527B" w:rsidRDefault="1E2D9E88" w14:paraId="6D05FF42" w14:textId="48FEEC20">
            <w:r>
              <w:t>Mantenimiento de Perfiles por pantalla</w:t>
            </w:r>
          </w:p>
        </w:tc>
        <w:tc>
          <w:tcPr>
            <w:tcW w:w="1890" w:type="dxa"/>
          </w:tcPr>
          <w:p w:rsidR="00447A11" w:rsidP="005D527B" w:rsidRDefault="12D99312" w14:paraId="1A1E7580" w14:textId="37ED669A">
            <w:r>
              <w:t>Nuevo, actualizar, eliminar</w:t>
            </w:r>
          </w:p>
        </w:tc>
        <w:tc>
          <w:tcPr>
            <w:tcW w:w="2193" w:type="dxa"/>
          </w:tcPr>
          <w:p w:rsidR="00447A11" w:rsidP="005D527B" w:rsidRDefault="1E2D9E88" w14:paraId="3A675590" w14:textId="46CF7051">
            <w:r>
              <w:t>Sin iniciar</w:t>
            </w:r>
          </w:p>
        </w:tc>
        <w:tc>
          <w:tcPr>
            <w:tcW w:w="1587" w:type="dxa"/>
          </w:tcPr>
          <w:p w:rsidR="00447A11" w:rsidP="005D527B" w:rsidRDefault="00447A11" w14:paraId="032B21B5" w14:textId="77777777"/>
        </w:tc>
      </w:tr>
      <w:tr w:rsidR="00447A11" w:rsidTr="12D99312" w14:paraId="55A62F0E" w14:textId="61AD6B71">
        <w:trPr>
          <w:trHeight w:val="300"/>
        </w:trPr>
        <w:tc>
          <w:tcPr>
            <w:tcW w:w="985" w:type="dxa"/>
          </w:tcPr>
          <w:p w:rsidR="00447A11" w:rsidP="00BB7FFC" w:rsidRDefault="1E2D9E88" w14:paraId="3928499C" w14:textId="3654457B">
            <w:r>
              <w:t>RF-4</w:t>
            </w:r>
          </w:p>
        </w:tc>
        <w:tc>
          <w:tcPr>
            <w:tcW w:w="3330" w:type="dxa"/>
            <w:vAlign w:val="center"/>
          </w:tcPr>
          <w:p w:rsidRPr="000864E5" w:rsidR="00447A11" w:rsidP="00BB7FFC" w:rsidRDefault="1E2D9E88" w14:paraId="599CA715" w14:textId="52A45BDD">
            <w:r>
              <w:t>Mantenimiento de Usuario</w:t>
            </w:r>
          </w:p>
        </w:tc>
        <w:tc>
          <w:tcPr>
            <w:tcW w:w="1890" w:type="dxa"/>
          </w:tcPr>
          <w:p w:rsidR="00447A11" w:rsidP="12D99312" w:rsidRDefault="12D99312" w14:paraId="69C2C06B" w14:textId="7DFDEF8D">
            <w:r>
              <w:t>Nuevo, actualizar, eliminar</w:t>
            </w:r>
          </w:p>
        </w:tc>
        <w:tc>
          <w:tcPr>
            <w:tcW w:w="2193" w:type="dxa"/>
          </w:tcPr>
          <w:p w:rsidRPr="00CE5604" w:rsidR="00447A11" w:rsidP="00BB7FFC" w:rsidRDefault="1E2D9E88" w14:paraId="6F5CC95F" w14:textId="02091CBA">
            <w:r>
              <w:t>En desarrollo – Sin Asignar</w:t>
            </w:r>
          </w:p>
        </w:tc>
        <w:tc>
          <w:tcPr>
            <w:tcW w:w="1587" w:type="dxa"/>
          </w:tcPr>
          <w:p w:rsidR="00447A11" w:rsidP="00BB7FFC" w:rsidRDefault="00447A11" w14:paraId="54FFAC62" w14:textId="77777777"/>
        </w:tc>
      </w:tr>
      <w:tr w:rsidR="00447A11" w:rsidTr="12D99312" w14:paraId="7E5BDF01" w14:textId="11246F4C">
        <w:trPr>
          <w:trHeight w:val="300"/>
        </w:trPr>
        <w:tc>
          <w:tcPr>
            <w:tcW w:w="985" w:type="dxa"/>
          </w:tcPr>
          <w:p w:rsidR="00447A11" w:rsidP="00BB7FFC" w:rsidRDefault="1E2D9E88" w14:paraId="5B991BE1" w14:textId="1CCC1685">
            <w:r>
              <w:t>RF-5</w:t>
            </w:r>
          </w:p>
        </w:tc>
        <w:tc>
          <w:tcPr>
            <w:tcW w:w="3330" w:type="dxa"/>
            <w:vAlign w:val="center"/>
          </w:tcPr>
          <w:p w:rsidRPr="000864E5" w:rsidR="00447A11" w:rsidP="1E2D9E88" w:rsidRDefault="1E2D9E88" w14:paraId="1BCF6C92" w14:textId="32E64515">
            <w:pPr>
              <w:rPr>
                <w:rFonts w:ascii="Calibri" w:hAnsi="Calibri" w:cs="Calibri"/>
                <w:color w:val="000000" w:themeColor="text1"/>
                <w:sz w:val="22"/>
                <w:szCs w:val="22"/>
              </w:rPr>
            </w:pPr>
            <w:r>
              <w:t xml:space="preserve">Mantenimiento </w:t>
            </w:r>
            <w:r w:rsidRPr="1E2D9E88">
              <w:rPr>
                <w:rFonts w:ascii="Calibri" w:hAnsi="Calibri" w:cs="Calibri"/>
                <w:color w:val="000000" w:themeColor="text1"/>
                <w:sz w:val="22"/>
                <w:szCs w:val="22"/>
              </w:rPr>
              <w:t>de Imputado</w:t>
            </w:r>
          </w:p>
        </w:tc>
        <w:tc>
          <w:tcPr>
            <w:tcW w:w="1890" w:type="dxa"/>
          </w:tcPr>
          <w:p w:rsidR="00447A11" w:rsidP="12D99312" w:rsidRDefault="12D99312" w14:paraId="7F84CABE" w14:textId="1C54B364">
            <w:r>
              <w:t>Nuevo, actualizar, eliminar</w:t>
            </w:r>
          </w:p>
        </w:tc>
        <w:tc>
          <w:tcPr>
            <w:tcW w:w="2193" w:type="dxa"/>
          </w:tcPr>
          <w:p w:rsidR="00447A11" w:rsidP="00BB7FFC" w:rsidRDefault="1E2D9E88" w14:paraId="2462D396" w14:textId="571BC800">
            <w:r>
              <w:t>En desarrollo - Devuelto</w:t>
            </w:r>
          </w:p>
        </w:tc>
        <w:tc>
          <w:tcPr>
            <w:tcW w:w="1587" w:type="dxa"/>
          </w:tcPr>
          <w:p w:rsidRPr="00CE5604" w:rsidR="00447A11" w:rsidP="00BB7FFC" w:rsidRDefault="1E2D9E88" w14:paraId="3DCE75D9" w14:textId="5CBA1058">
            <w:r>
              <w:t>22-04-2023</w:t>
            </w:r>
          </w:p>
        </w:tc>
      </w:tr>
      <w:tr w:rsidR="00447A11" w:rsidTr="12D99312" w14:paraId="2C3627F4" w14:textId="4C05ADDD">
        <w:trPr>
          <w:trHeight w:val="300"/>
        </w:trPr>
        <w:tc>
          <w:tcPr>
            <w:tcW w:w="985" w:type="dxa"/>
          </w:tcPr>
          <w:p w:rsidR="00447A11" w:rsidP="00BB7FFC" w:rsidRDefault="1E2D9E88" w14:paraId="1897D5F7" w14:textId="7A27AFD9">
            <w:r>
              <w:t>RF-6</w:t>
            </w:r>
          </w:p>
        </w:tc>
        <w:tc>
          <w:tcPr>
            <w:tcW w:w="3330" w:type="dxa"/>
            <w:vAlign w:val="center"/>
          </w:tcPr>
          <w:p w:rsidRPr="000864E5" w:rsidR="00447A11" w:rsidP="1E2D9E88" w:rsidRDefault="1E2D9E88" w14:paraId="13F81091" w14:textId="46F51809">
            <w:pPr>
              <w:rPr>
                <w:rFonts w:ascii="Calibri" w:hAnsi="Calibri" w:cs="Calibri"/>
                <w:color w:val="000000" w:themeColor="text1"/>
                <w:sz w:val="22"/>
                <w:szCs w:val="22"/>
              </w:rPr>
            </w:pPr>
            <w:r>
              <w:t xml:space="preserve">Mantenimiento </w:t>
            </w:r>
            <w:r w:rsidRPr="1E2D9E88">
              <w:rPr>
                <w:rFonts w:ascii="Calibri" w:hAnsi="Calibri" w:cs="Calibri"/>
                <w:color w:val="000000" w:themeColor="text1"/>
                <w:sz w:val="22"/>
                <w:szCs w:val="22"/>
              </w:rPr>
              <w:t>de Victima</w:t>
            </w:r>
          </w:p>
        </w:tc>
        <w:tc>
          <w:tcPr>
            <w:tcW w:w="1890" w:type="dxa"/>
          </w:tcPr>
          <w:p w:rsidR="00447A11" w:rsidP="12D99312" w:rsidRDefault="12D99312" w14:paraId="2EA0481E" w14:textId="67FE3CB0">
            <w:r>
              <w:t>Nuevo, actualizar, eliminar</w:t>
            </w:r>
          </w:p>
        </w:tc>
        <w:tc>
          <w:tcPr>
            <w:tcW w:w="2193" w:type="dxa"/>
          </w:tcPr>
          <w:p w:rsidR="00447A11" w:rsidP="00BB7FFC" w:rsidRDefault="1E2D9E88" w14:paraId="55FB7EA3" w14:textId="3EF789BB">
            <w:r>
              <w:t>En desarrollo</w:t>
            </w:r>
          </w:p>
        </w:tc>
        <w:tc>
          <w:tcPr>
            <w:tcW w:w="1587" w:type="dxa"/>
          </w:tcPr>
          <w:p w:rsidRPr="00CE5604" w:rsidR="00447A11" w:rsidP="00BB7FFC" w:rsidRDefault="00447A11" w14:paraId="10EBD9AB" w14:textId="77777777"/>
        </w:tc>
      </w:tr>
      <w:tr w:rsidR="00447A11" w:rsidTr="12D99312" w14:paraId="656F2DB2" w14:textId="3B850857">
        <w:trPr>
          <w:trHeight w:val="300"/>
        </w:trPr>
        <w:tc>
          <w:tcPr>
            <w:tcW w:w="985" w:type="dxa"/>
          </w:tcPr>
          <w:p w:rsidR="00447A11" w:rsidP="00BB7FFC" w:rsidRDefault="1E2D9E88" w14:paraId="12FC2944" w14:textId="1495A0C7">
            <w:r>
              <w:t>RF-7</w:t>
            </w:r>
          </w:p>
        </w:tc>
        <w:tc>
          <w:tcPr>
            <w:tcW w:w="3330" w:type="dxa"/>
            <w:vAlign w:val="center"/>
          </w:tcPr>
          <w:p w:rsidR="00447A11" w:rsidP="1E2D9E88" w:rsidRDefault="1E2D9E88" w14:paraId="6EC7BFE3" w14:textId="5AECF9A5">
            <w:pPr>
              <w:rPr>
                <w:rFonts w:ascii="Calibri" w:hAnsi="Calibri" w:cs="Calibri"/>
                <w:color w:val="000000" w:themeColor="text1"/>
                <w:sz w:val="22"/>
                <w:szCs w:val="22"/>
              </w:rPr>
            </w:pPr>
            <w:r>
              <w:t xml:space="preserve">Mantenimiento </w:t>
            </w:r>
            <w:r w:rsidRPr="1E2D9E88">
              <w:rPr>
                <w:rFonts w:ascii="Calibri" w:hAnsi="Calibri" w:cs="Calibri"/>
                <w:color w:val="000000" w:themeColor="text1"/>
                <w:sz w:val="22"/>
                <w:szCs w:val="22"/>
              </w:rPr>
              <w:t>de hecho</w:t>
            </w:r>
          </w:p>
        </w:tc>
        <w:tc>
          <w:tcPr>
            <w:tcW w:w="1890" w:type="dxa"/>
          </w:tcPr>
          <w:p w:rsidR="00447A11" w:rsidP="12D99312" w:rsidRDefault="12D99312" w14:paraId="00194B6C" w14:textId="27B67876">
            <w:r>
              <w:t>Nuevo, actualizar, eliminar</w:t>
            </w:r>
          </w:p>
        </w:tc>
        <w:tc>
          <w:tcPr>
            <w:tcW w:w="2193" w:type="dxa"/>
          </w:tcPr>
          <w:p w:rsidR="00447A11" w:rsidP="00BB7FFC" w:rsidRDefault="1E2D9E88" w14:paraId="3801DFB2" w14:textId="7C50EE78">
            <w:r>
              <w:t>En desarrollo - Devuelto</w:t>
            </w:r>
          </w:p>
        </w:tc>
        <w:tc>
          <w:tcPr>
            <w:tcW w:w="1587" w:type="dxa"/>
          </w:tcPr>
          <w:p w:rsidRPr="00CE5604" w:rsidR="00447A11" w:rsidP="00BB7FFC" w:rsidRDefault="1E2D9E88" w14:paraId="799DD209" w14:textId="27FFFC5F">
            <w:r>
              <w:t>22-04-2023</w:t>
            </w:r>
          </w:p>
        </w:tc>
      </w:tr>
      <w:tr w:rsidR="00252EF5" w:rsidTr="12D99312" w14:paraId="52F7D14B" w14:textId="266A966A">
        <w:trPr>
          <w:trHeight w:val="300"/>
        </w:trPr>
        <w:tc>
          <w:tcPr>
            <w:tcW w:w="985" w:type="dxa"/>
          </w:tcPr>
          <w:p w:rsidR="00252EF5" w:rsidP="00252EF5" w:rsidRDefault="1E2D9E88" w14:paraId="75390018" w14:textId="64C084D1">
            <w:r>
              <w:t>RF-8</w:t>
            </w:r>
          </w:p>
        </w:tc>
        <w:tc>
          <w:tcPr>
            <w:tcW w:w="3330" w:type="dxa"/>
            <w:vAlign w:val="center"/>
          </w:tcPr>
          <w:p w:rsidR="00252EF5" w:rsidP="1E2D9E88" w:rsidRDefault="1E2D9E88" w14:paraId="26C59EEB" w14:textId="03B79730">
            <w:pPr>
              <w:rPr>
                <w:rFonts w:ascii="Calibri" w:hAnsi="Calibri" w:cs="Calibri"/>
                <w:color w:val="000000" w:themeColor="text1"/>
                <w:sz w:val="22"/>
                <w:szCs w:val="22"/>
              </w:rPr>
            </w:pPr>
            <w:r>
              <w:t xml:space="preserve">Mantenimiento </w:t>
            </w:r>
            <w:r w:rsidRPr="1E2D9E88">
              <w:rPr>
                <w:rFonts w:ascii="Calibri" w:hAnsi="Calibri" w:cs="Calibri"/>
                <w:color w:val="000000" w:themeColor="text1"/>
                <w:sz w:val="22"/>
                <w:szCs w:val="22"/>
              </w:rPr>
              <w:t>de Lugar</w:t>
            </w:r>
          </w:p>
        </w:tc>
        <w:tc>
          <w:tcPr>
            <w:tcW w:w="1890" w:type="dxa"/>
          </w:tcPr>
          <w:p w:rsidR="00252EF5" w:rsidP="12D99312" w:rsidRDefault="12D99312" w14:paraId="066E5D24" w14:textId="143E4F75">
            <w:r>
              <w:t>Nuevo, actualizar, eliminar</w:t>
            </w:r>
          </w:p>
        </w:tc>
        <w:tc>
          <w:tcPr>
            <w:tcW w:w="2193" w:type="dxa"/>
          </w:tcPr>
          <w:p w:rsidR="00252EF5" w:rsidP="00252EF5" w:rsidRDefault="1E2D9E88" w14:paraId="6CBB9AC0" w14:textId="40FCC1DA">
            <w:r>
              <w:t>En desarrollo - Devuelto</w:t>
            </w:r>
          </w:p>
        </w:tc>
        <w:tc>
          <w:tcPr>
            <w:tcW w:w="1587" w:type="dxa"/>
          </w:tcPr>
          <w:p w:rsidRPr="00CE5604" w:rsidR="00252EF5" w:rsidP="00252EF5" w:rsidRDefault="1E2D9E88" w14:paraId="62192105" w14:textId="3BA5AA34">
            <w:r>
              <w:t>22-04-2023</w:t>
            </w:r>
          </w:p>
        </w:tc>
      </w:tr>
      <w:tr w:rsidR="004474B6" w:rsidTr="12D99312" w14:paraId="1D83287B" w14:textId="5EDA02E0">
        <w:trPr>
          <w:trHeight w:val="300"/>
        </w:trPr>
        <w:tc>
          <w:tcPr>
            <w:tcW w:w="985" w:type="dxa"/>
          </w:tcPr>
          <w:p w:rsidR="004474B6" w:rsidP="004474B6" w:rsidRDefault="1E2D9E88" w14:paraId="5B7AD132" w14:textId="4EDFB51A">
            <w:r>
              <w:t>RF-9</w:t>
            </w:r>
          </w:p>
        </w:tc>
        <w:tc>
          <w:tcPr>
            <w:tcW w:w="3330" w:type="dxa"/>
            <w:vAlign w:val="center"/>
          </w:tcPr>
          <w:p w:rsidR="004474B6" w:rsidP="1E2D9E88" w:rsidRDefault="1E2D9E88" w14:paraId="11B854E4" w14:textId="5D712711">
            <w:pPr>
              <w:rPr>
                <w:rFonts w:ascii="Calibri" w:hAnsi="Calibri" w:cs="Calibri"/>
                <w:color w:val="000000" w:themeColor="text1"/>
                <w:sz w:val="22"/>
                <w:szCs w:val="22"/>
              </w:rPr>
            </w:pPr>
            <w:r>
              <w:t xml:space="preserve">Mantenimiento </w:t>
            </w:r>
            <w:r w:rsidRPr="1E2D9E88">
              <w:rPr>
                <w:rFonts w:ascii="Calibri" w:hAnsi="Calibri" w:cs="Calibri"/>
                <w:color w:val="000000" w:themeColor="text1"/>
                <w:sz w:val="22"/>
                <w:szCs w:val="22"/>
              </w:rPr>
              <w:t>de Organismo</w:t>
            </w:r>
          </w:p>
        </w:tc>
        <w:tc>
          <w:tcPr>
            <w:tcW w:w="1890" w:type="dxa"/>
          </w:tcPr>
          <w:p w:rsidR="004474B6" w:rsidP="12D99312" w:rsidRDefault="12D99312" w14:paraId="679D6D9E" w14:textId="53B95E8D">
            <w:r>
              <w:t>Nuevo, actualizar, eliminar</w:t>
            </w:r>
          </w:p>
        </w:tc>
        <w:tc>
          <w:tcPr>
            <w:tcW w:w="2193" w:type="dxa"/>
          </w:tcPr>
          <w:p w:rsidR="004474B6" w:rsidP="004474B6" w:rsidRDefault="1E2D9E88" w14:paraId="70D183CF" w14:textId="3956CD15">
            <w:r>
              <w:t>En desarrollo - Devuelto</w:t>
            </w:r>
          </w:p>
        </w:tc>
        <w:tc>
          <w:tcPr>
            <w:tcW w:w="1587" w:type="dxa"/>
          </w:tcPr>
          <w:p w:rsidRPr="00CE5604" w:rsidR="004474B6" w:rsidP="004474B6" w:rsidRDefault="1E2D9E88" w14:paraId="6CAD4581" w14:textId="5206734C">
            <w:r>
              <w:t>22-04-2023</w:t>
            </w:r>
          </w:p>
        </w:tc>
      </w:tr>
      <w:tr w:rsidR="00B47C80" w:rsidTr="12D99312" w14:paraId="3196B63D" w14:textId="0874D4F1">
        <w:trPr>
          <w:trHeight w:val="300"/>
        </w:trPr>
        <w:tc>
          <w:tcPr>
            <w:tcW w:w="985" w:type="dxa"/>
          </w:tcPr>
          <w:p w:rsidR="00B47C80" w:rsidP="00B47C80" w:rsidRDefault="1E2D9E88" w14:paraId="4BB4C79B" w14:textId="7610301A">
            <w:r>
              <w:t>RF-10</w:t>
            </w:r>
          </w:p>
        </w:tc>
        <w:tc>
          <w:tcPr>
            <w:tcW w:w="3330" w:type="dxa"/>
            <w:vAlign w:val="center"/>
          </w:tcPr>
          <w:p w:rsidRPr="00B47C80" w:rsidR="00B47C80" w:rsidP="00B47C80" w:rsidRDefault="1E2D9E88" w14:paraId="715A65BD" w14:textId="42704FC8">
            <w:pPr>
              <w:rPr>
                <w:color w:val="FF0000"/>
              </w:rPr>
            </w:pPr>
            <w:r w:rsidRPr="1E2D9E88">
              <w:rPr>
                <w:color w:val="FF0000"/>
              </w:rPr>
              <w:t xml:space="preserve">Mantenimiento </w:t>
            </w:r>
            <w:r w:rsidRPr="1E2D9E88">
              <w:rPr>
                <w:rFonts w:ascii="Calibri" w:hAnsi="Calibri" w:cs="Calibri"/>
                <w:color w:val="FF0000"/>
                <w:sz w:val="22"/>
                <w:szCs w:val="22"/>
              </w:rPr>
              <w:t>de Proceso</w:t>
            </w:r>
          </w:p>
        </w:tc>
        <w:tc>
          <w:tcPr>
            <w:tcW w:w="1890" w:type="dxa"/>
          </w:tcPr>
          <w:p w:rsidRPr="00B47C80" w:rsidR="00B47C80" w:rsidP="12D99312" w:rsidRDefault="12D99312" w14:paraId="33FDFB19" w14:textId="0CA06A87">
            <w:r>
              <w:t>Nuevo, actualizar, eliminar</w:t>
            </w:r>
          </w:p>
        </w:tc>
        <w:tc>
          <w:tcPr>
            <w:tcW w:w="2193" w:type="dxa"/>
          </w:tcPr>
          <w:p w:rsidRPr="00B47C80" w:rsidR="00B47C80" w:rsidP="00B47C80" w:rsidRDefault="1E2D9E88" w14:paraId="50A265E6" w14:textId="51E49233">
            <w:pPr>
              <w:rPr>
                <w:color w:val="FF0000"/>
              </w:rPr>
            </w:pPr>
            <w:r>
              <w:t>En desarrollo - Devuelto</w:t>
            </w:r>
          </w:p>
        </w:tc>
        <w:tc>
          <w:tcPr>
            <w:tcW w:w="1587" w:type="dxa"/>
          </w:tcPr>
          <w:p w:rsidRPr="00CE5604" w:rsidR="00B47C80" w:rsidP="00B47C80" w:rsidRDefault="1E2D9E88" w14:paraId="0519D388" w14:textId="48C98405">
            <w:r>
              <w:t>22-04-2023</w:t>
            </w:r>
          </w:p>
        </w:tc>
      </w:tr>
      <w:tr w:rsidR="00447A11" w:rsidTr="12D99312" w14:paraId="561DB60C" w14:textId="44EA98AE">
        <w:trPr>
          <w:trHeight w:val="300"/>
        </w:trPr>
        <w:tc>
          <w:tcPr>
            <w:tcW w:w="985" w:type="dxa"/>
          </w:tcPr>
          <w:p w:rsidR="00447A11" w:rsidP="00BB7FFC" w:rsidRDefault="1E2D9E88" w14:paraId="60C5A607" w14:textId="385BB9B2">
            <w:r>
              <w:t>RF-11</w:t>
            </w:r>
          </w:p>
        </w:tc>
        <w:tc>
          <w:tcPr>
            <w:tcW w:w="3330" w:type="dxa"/>
            <w:vAlign w:val="center"/>
          </w:tcPr>
          <w:p w:rsidRPr="000864E5" w:rsidR="00447A11" w:rsidP="00BB7FFC" w:rsidRDefault="1E2D9E88" w14:paraId="197F4DB6" w14:textId="5F89417A">
            <w:r>
              <w:t>Mantenimiento de relación con la victima</w:t>
            </w:r>
          </w:p>
        </w:tc>
        <w:tc>
          <w:tcPr>
            <w:tcW w:w="1890" w:type="dxa"/>
          </w:tcPr>
          <w:p w:rsidR="00447A11" w:rsidP="12D99312" w:rsidRDefault="12D99312" w14:paraId="43D4F990" w14:textId="3A3283AB">
            <w:r>
              <w:t>Nuevo, actualizar, eliminar</w:t>
            </w:r>
          </w:p>
        </w:tc>
        <w:tc>
          <w:tcPr>
            <w:tcW w:w="2193" w:type="dxa"/>
          </w:tcPr>
          <w:p w:rsidRPr="00CE5604" w:rsidR="00447A11" w:rsidP="00BB7FFC" w:rsidRDefault="1E2D9E88" w14:paraId="5C76D6DD" w14:textId="2A8911B0">
            <w:r>
              <w:t>Sin iniciar – Sin Asignar</w:t>
            </w:r>
          </w:p>
        </w:tc>
        <w:tc>
          <w:tcPr>
            <w:tcW w:w="1587" w:type="dxa"/>
          </w:tcPr>
          <w:p w:rsidR="00447A11" w:rsidP="00BB7FFC" w:rsidRDefault="00447A11" w14:paraId="76F03708" w14:textId="77777777"/>
        </w:tc>
      </w:tr>
      <w:tr w:rsidR="006A10DD" w:rsidTr="12D99312" w14:paraId="3E19CF28" w14:textId="03180D57">
        <w:trPr>
          <w:trHeight w:val="300"/>
        </w:trPr>
        <w:tc>
          <w:tcPr>
            <w:tcW w:w="985" w:type="dxa"/>
          </w:tcPr>
          <w:p w:rsidR="006A10DD" w:rsidP="006A10DD" w:rsidRDefault="1E2D9E88" w14:paraId="7DDA18EC" w14:textId="7CC26F04">
            <w:r>
              <w:t>RF-12</w:t>
            </w:r>
          </w:p>
        </w:tc>
        <w:tc>
          <w:tcPr>
            <w:tcW w:w="3330" w:type="dxa"/>
            <w:vAlign w:val="center"/>
          </w:tcPr>
          <w:p w:rsidR="006A10DD" w:rsidP="1E2D9E88" w:rsidRDefault="1E2D9E88" w14:paraId="32FB22FA" w14:textId="4A2245E8">
            <w:pPr>
              <w:rPr>
                <w:rFonts w:ascii="Calibri" w:hAnsi="Calibri" w:cs="Calibri"/>
                <w:color w:val="000000" w:themeColor="text1"/>
                <w:sz w:val="22"/>
                <w:szCs w:val="22"/>
              </w:rPr>
            </w:pPr>
            <w:r>
              <w:t xml:space="preserve">Mantenimiento </w:t>
            </w:r>
            <w:r w:rsidRPr="1E2D9E88">
              <w:rPr>
                <w:rFonts w:ascii="Calibri" w:hAnsi="Calibri" w:cs="Calibri"/>
                <w:color w:val="000000" w:themeColor="text1"/>
                <w:sz w:val="22"/>
                <w:szCs w:val="22"/>
              </w:rPr>
              <w:t xml:space="preserve">de Identidad de Género </w:t>
            </w:r>
          </w:p>
        </w:tc>
        <w:tc>
          <w:tcPr>
            <w:tcW w:w="1890" w:type="dxa"/>
          </w:tcPr>
          <w:p w:rsidR="006A10DD" w:rsidP="12D99312" w:rsidRDefault="12D99312" w14:paraId="6779936E" w14:textId="417564C5">
            <w:r>
              <w:t>Nuevo, actualizar, eliminar</w:t>
            </w:r>
          </w:p>
        </w:tc>
        <w:tc>
          <w:tcPr>
            <w:tcW w:w="2193" w:type="dxa"/>
          </w:tcPr>
          <w:p w:rsidR="006A10DD" w:rsidP="006A10DD" w:rsidRDefault="1E2D9E88" w14:paraId="4D48E7B3" w14:textId="114002E0">
            <w:r>
              <w:t>En desarrollo - Devuelto</w:t>
            </w:r>
          </w:p>
        </w:tc>
        <w:tc>
          <w:tcPr>
            <w:tcW w:w="1587" w:type="dxa"/>
          </w:tcPr>
          <w:p w:rsidRPr="00CE5604" w:rsidR="006A10DD" w:rsidP="006A10DD" w:rsidRDefault="1E2D9E88" w14:paraId="4CC46586" w14:textId="5FBAFCC0">
            <w:r>
              <w:t>22-04-2023</w:t>
            </w:r>
          </w:p>
        </w:tc>
      </w:tr>
      <w:tr w:rsidR="00447A11" w:rsidTr="12D99312" w14:paraId="3E61CA48" w14:textId="4C242D7F">
        <w:trPr>
          <w:trHeight w:val="300"/>
        </w:trPr>
        <w:tc>
          <w:tcPr>
            <w:tcW w:w="985" w:type="dxa"/>
          </w:tcPr>
          <w:p w:rsidR="00447A11" w:rsidP="00BB7FFC" w:rsidRDefault="1E2D9E88" w14:paraId="7F2D1675" w14:textId="3900BFBC">
            <w:r>
              <w:t>RF-13</w:t>
            </w:r>
          </w:p>
        </w:tc>
        <w:tc>
          <w:tcPr>
            <w:tcW w:w="3330" w:type="dxa"/>
            <w:vAlign w:val="center"/>
          </w:tcPr>
          <w:p w:rsidR="00447A11" w:rsidP="1E2D9E88" w:rsidRDefault="1E2D9E88" w14:paraId="7FC37A0A" w14:textId="20CD6B24">
            <w:pPr>
              <w:rPr>
                <w:rFonts w:ascii="Calibri" w:hAnsi="Calibri" w:cs="Calibri"/>
                <w:color w:val="000000" w:themeColor="text1"/>
                <w:sz w:val="22"/>
                <w:szCs w:val="22"/>
              </w:rPr>
            </w:pPr>
            <w:r>
              <w:t xml:space="preserve">Mantenimiento </w:t>
            </w:r>
            <w:r w:rsidRPr="1E2D9E88">
              <w:rPr>
                <w:rFonts w:ascii="Calibri" w:hAnsi="Calibri" w:cs="Calibri"/>
                <w:color w:val="000000" w:themeColor="text1"/>
                <w:sz w:val="22"/>
                <w:szCs w:val="22"/>
              </w:rPr>
              <w:t xml:space="preserve">de Modalidad </w:t>
            </w:r>
          </w:p>
        </w:tc>
        <w:tc>
          <w:tcPr>
            <w:tcW w:w="1890" w:type="dxa"/>
          </w:tcPr>
          <w:p w:rsidR="00447A11" w:rsidP="12D99312" w:rsidRDefault="12D99312" w14:paraId="092DD56F" w14:textId="49F6372A">
            <w:r>
              <w:t>Nuevo, actualizar, eliminar</w:t>
            </w:r>
          </w:p>
        </w:tc>
        <w:tc>
          <w:tcPr>
            <w:tcW w:w="2193" w:type="dxa"/>
          </w:tcPr>
          <w:p w:rsidR="00447A11" w:rsidP="00BB7FFC" w:rsidRDefault="1E2D9E88" w14:paraId="4D2FD968" w14:textId="3E38304D">
            <w:r>
              <w:t>En desarrollo - Devuelto</w:t>
            </w:r>
          </w:p>
        </w:tc>
        <w:tc>
          <w:tcPr>
            <w:tcW w:w="1587" w:type="dxa"/>
          </w:tcPr>
          <w:p w:rsidRPr="00CE5604" w:rsidR="00447A11" w:rsidP="00BB7FFC" w:rsidRDefault="1E2D9E88" w14:paraId="22F238E1" w14:textId="0589EC59">
            <w:r>
              <w:t>22-04-2023</w:t>
            </w:r>
          </w:p>
        </w:tc>
      </w:tr>
      <w:tr w:rsidR="00447A11" w:rsidTr="12D99312" w14:paraId="1221C301" w14:textId="3AB0ECCE">
        <w:trPr>
          <w:trHeight w:val="300"/>
        </w:trPr>
        <w:tc>
          <w:tcPr>
            <w:tcW w:w="985" w:type="dxa"/>
          </w:tcPr>
          <w:p w:rsidR="00447A11" w:rsidP="00BB7FFC" w:rsidRDefault="1E2D9E88" w14:paraId="489A0685" w14:textId="4320AB8E">
            <w:r>
              <w:t>RF-14</w:t>
            </w:r>
          </w:p>
        </w:tc>
        <w:tc>
          <w:tcPr>
            <w:tcW w:w="3330" w:type="dxa"/>
            <w:vAlign w:val="center"/>
          </w:tcPr>
          <w:p w:rsidRPr="00A80EC4" w:rsidR="00447A11" w:rsidP="00BB7FFC" w:rsidRDefault="1E2D9E88" w14:paraId="57F8F867" w14:textId="07D3A41F">
            <w:pPr>
              <w:rPr>
                <w:color w:val="FF0000"/>
              </w:rPr>
            </w:pPr>
            <w:r w:rsidRPr="1E2D9E88">
              <w:rPr>
                <w:color w:val="FF0000"/>
              </w:rPr>
              <w:t xml:space="preserve">Mantenimiento </w:t>
            </w:r>
            <w:r w:rsidRPr="1E2D9E88">
              <w:rPr>
                <w:rFonts w:ascii="Calibri" w:hAnsi="Calibri" w:cs="Calibri"/>
                <w:color w:val="FF0000"/>
                <w:sz w:val="22"/>
                <w:szCs w:val="22"/>
              </w:rPr>
              <w:t xml:space="preserve">de Nivel Educativo </w:t>
            </w:r>
          </w:p>
        </w:tc>
        <w:tc>
          <w:tcPr>
            <w:tcW w:w="1890" w:type="dxa"/>
          </w:tcPr>
          <w:p w:rsidRPr="00A80EC4" w:rsidR="00447A11" w:rsidP="12D99312" w:rsidRDefault="12D99312" w14:paraId="055E6A54" w14:textId="66A7365E">
            <w:r>
              <w:t>Nuevo, actualizar, eliminar</w:t>
            </w:r>
          </w:p>
        </w:tc>
        <w:tc>
          <w:tcPr>
            <w:tcW w:w="2193" w:type="dxa"/>
          </w:tcPr>
          <w:p w:rsidRPr="00A80EC4" w:rsidR="00447A11" w:rsidP="00BB7FFC" w:rsidRDefault="1E2D9E88" w14:paraId="053D6CB4" w14:textId="5287E464">
            <w:pPr>
              <w:rPr>
                <w:color w:val="FF0000"/>
              </w:rPr>
            </w:pPr>
            <w:r w:rsidRPr="1E2D9E88">
              <w:rPr>
                <w:color w:val="FF0000"/>
              </w:rPr>
              <w:t>En desarrollo - Pendiente</w:t>
            </w:r>
          </w:p>
        </w:tc>
        <w:tc>
          <w:tcPr>
            <w:tcW w:w="1587" w:type="dxa"/>
          </w:tcPr>
          <w:p w:rsidRPr="00A80EC4" w:rsidR="00447A11" w:rsidP="00BB7FFC" w:rsidRDefault="00447A11" w14:paraId="30797C78" w14:textId="77777777">
            <w:pPr>
              <w:rPr>
                <w:color w:val="FF0000"/>
              </w:rPr>
            </w:pPr>
          </w:p>
        </w:tc>
      </w:tr>
      <w:tr w:rsidR="00447A11" w:rsidTr="12D99312" w14:paraId="7E983E30" w14:textId="494B4011">
        <w:trPr>
          <w:trHeight w:val="300"/>
        </w:trPr>
        <w:tc>
          <w:tcPr>
            <w:tcW w:w="985" w:type="dxa"/>
          </w:tcPr>
          <w:p w:rsidR="00447A11" w:rsidP="00BB7FFC" w:rsidRDefault="1E2D9E88" w14:paraId="54FDE289" w14:textId="791FB9FB">
            <w:r>
              <w:t>RF-15</w:t>
            </w:r>
          </w:p>
        </w:tc>
        <w:tc>
          <w:tcPr>
            <w:tcW w:w="3330" w:type="dxa"/>
            <w:vAlign w:val="center"/>
          </w:tcPr>
          <w:p w:rsidR="00447A11" w:rsidP="1E2D9E88" w:rsidRDefault="1E2D9E88" w14:paraId="2AE88294" w14:textId="6B8F37E5">
            <w:pPr>
              <w:rPr>
                <w:rFonts w:ascii="Calibri" w:hAnsi="Calibri" w:cs="Calibri"/>
                <w:color w:val="000000" w:themeColor="text1"/>
                <w:sz w:val="22"/>
                <w:szCs w:val="22"/>
              </w:rPr>
            </w:pPr>
            <w:r>
              <w:t xml:space="preserve">Mantenimiento </w:t>
            </w:r>
            <w:r w:rsidRPr="1E2D9E88">
              <w:rPr>
                <w:rFonts w:ascii="Calibri" w:hAnsi="Calibri" w:cs="Calibri"/>
                <w:color w:val="000000" w:themeColor="text1"/>
                <w:sz w:val="22"/>
                <w:szCs w:val="22"/>
              </w:rPr>
              <w:t xml:space="preserve">de Orientación Sexual </w:t>
            </w:r>
          </w:p>
        </w:tc>
        <w:tc>
          <w:tcPr>
            <w:tcW w:w="1890" w:type="dxa"/>
          </w:tcPr>
          <w:p w:rsidR="00447A11" w:rsidP="12D99312" w:rsidRDefault="12D99312" w14:paraId="34E63551" w14:textId="7FD93FA1">
            <w:r>
              <w:t>Nuevo, actualizar, eliminar</w:t>
            </w:r>
          </w:p>
        </w:tc>
        <w:tc>
          <w:tcPr>
            <w:tcW w:w="2193" w:type="dxa"/>
          </w:tcPr>
          <w:p w:rsidR="00447A11" w:rsidP="00BB7FFC" w:rsidRDefault="1E2D9E88" w14:paraId="75308C23" w14:textId="4EF788F5">
            <w:r>
              <w:t xml:space="preserve">En desarrollo - Devuelto </w:t>
            </w:r>
          </w:p>
        </w:tc>
        <w:tc>
          <w:tcPr>
            <w:tcW w:w="1587" w:type="dxa"/>
          </w:tcPr>
          <w:p w:rsidRPr="00CE5604" w:rsidR="00447A11" w:rsidP="00BB7FFC" w:rsidRDefault="1E2D9E88" w14:paraId="66E5A94F" w14:textId="45A8B953">
            <w:r>
              <w:t>22-04-2023</w:t>
            </w:r>
          </w:p>
        </w:tc>
      </w:tr>
      <w:tr w:rsidR="00447A11" w:rsidTr="12D99312" w14:paraId="6DD212BC" w14:textId="58C66299">
        <w:trPr>
          <w:trHeight w:val="300"/>
        </w:trPr>
        <w:tc>
          <w:tcPr>
            <w:tcW w:w="985" w:type="dxa"/>
          </w:tcPr>
          <w:p w:rsidR="00447A11" w:rsidP="00095523" w:rsidRDefault="1E2D9E88" w14:paraId="3196A881" w14:textId="2255C1EB">
            <w:r>
              <w:t>RF-16</w:t>
            </w:r>
          </w:p>
        </w:tc>
        <w:tc>
          <w:tcPr>
            <w:tcW w:w="3330" w:type="dxa"/>
            <w:vAlign w:val="center"/>
          </w:tcPr>
          <w:p w:rsidRPr="001D3191" w:rsidR="00447A11" w:rsidP="00095523" w:rsidRDefault="1E2D9E88" w14:paraId="7BCB3A72" w14:textId="4A5EABE0">
            <w:pPr>
              <w:rPr>
                <w:color w:val="FF0000"/>
              </w:rPr>
            </w:pPr>
            <w:r w:rsidRPr="1E2D9E88">
              <w:rPr>
                <w:color w:val="FF0000"/>
              </w:rPr>
              <w:t xml:space="preserve">Mantenimiento </w:t>
            </w:r>
            <w:r w:rsidRPr="1E2D9E88">
              <w:rPr>
                <w:rFonts w:ascii="Calibri" w:hAnsi="Calibri" w:cs="Calibri"/>
                <w:color w:val="FF0000"/>
                <w:sz w:val="22"/>
                <w:szCs w:val="22"/>
              </w:rPr>
              <w:t xml:space="preserve">de Situación Jurídica </w:t>
            </w:r>
          </w:p>
        </w:tc>
        <w:tc>
          <w:tcPr>
            <w:tcW w:w="1890" w:type="dxa"/>
          </w:tcPr>
          <w:p w:rsidRPr="001D3191" w:rsidR="00447A11" w:rsidP="12D99312" w:rsidRDefault="12D99312" w14:paraId="3E8E2299" w14:textId="2405F722">
            <w:r>
              <w:t>Nuevo, actualizar, eliminar</w:t>
            </w:r>
          </w:p>
        </w:tc>
        <w:tc>
          <w:tcPr>
            <w:tcW w:w="2193" w:type="dxa"/>
          </w:tcPr>
          <w:p w:rsidRPr="001D3191" w:rsidR="00447A11" w:rsidP="00095523" w:rsidRDefault="1E2D9E88" w14:paraId="13574C45" w14:textId="2CF4850C">
            <w:pPr>
              <w:rPr>
                <w:color w:val="FF0000"/>
              </w:rPr>
            </w:pPr>
            <w:r w:rsidRPr="1E2D9E88">
              <w:rPr>
                <w:color w:val="FF0000"/>
              </w:rPr>
              <w:t>En desarrollo</w:t>
            </w:r>
          </w:p>
        </w:tc>
        <w:tc>
          <w:tcPr>
            <w:tcW w:w="1587" w:type="dxa"/>
          </w:tcPr>
          <w:p w:rsidRPr="00CE5604" w:rsidR="00447A11" w:rsidP="00095523" w:rsidRDefault="00447A11" w14:paraId="4DC17833" w14:textId="77777777"/>
        </w:tc>
      </w:tr>
      <w:tr w:rsidR="00447A11" w:rsidTr="12D99312" w14:paraId="213BFB54" w14:textId="35B3C05A">
        <w:trPr>
          <w:trHeight w:val="188"/>
        </w:trPr>
        <w:tc>
          <w:tcPr>
            <w:tcW w:w="985" w:type="dxa"/>
          </w:tcPr>
          <w:p w:rsidR="00447A11" w:rsidP="00BD276F" w:rsidRDefault="1E2D9E88" w14:paraId="2F259741" w14:textId="7B863D67">
            <w:r>
              <w:t>RF-17</w:t>
            </w:r>
          </w:p>
        </w:tc>
        <w:tc>
          <w:tcPr>
            <w:tcW w:w="3330" w:type="dxa"/>
            <w:vAlign w:val="center"/>
          </w:tcPr>
          <w:p w:rsidR="00447A11" w:rsidP="1E2D9E88" w:rsidRDefault="1E2D9E88" w14:paraId="50287440" w14:textId="15DA496A">
            <w:pPr>
              <w:rPr>
                <w:rFonts w:ascii="Calibri" w:hAnsi="Calibri" w:cs="Calibri"/>
                <w:color w:val="000000" w:themeColor="text1"/>
                <w:sz w:val="22"/>
                <w:szCs w:val="22"/>
              </w:rPr>
            </w:pPr>
            <w:r>
              <w:t xml:space="preserve">Mantenimiento </w:t>
            </w:r>
            <w:r w:rsidRPr="1E2D9E88">
              <w:rPr>
                <w:rFonts w:ascii="Calibri" w:hAnsi="Calibri" w:cs="Calibri"/>
                <w:color w:val="000000" w:themeColor="text1"/>
                <w:sz w:val="22"/>
                <w:szCs w:val="22"/>
              </w:rPr>
              <w:t xml:space="preserve">de Tipo de Organismo </w:t>
            </w:r>
          </w:p>
        </w:tc>
        <w:tc>
          <w:tcPr>
            <w:tcW w:w="1890" w:type="dxa"/>
          </w:tcPr>
          <w:p w:rsidR="00447A11" w:rsidP="12D99312" w:rsidRDefault="12D99312" w14:paraId="3B009AB6" w14:textId="3C605589">
            <w:r>
              <w:t>Nuevo, actualizar, eliminar</w:t>
            </w:r>
          </w:p>
        </w:tc>
        <w:tc>
          <w:tcPr>
            <w:tcW w:w="2193" w:type="dxa"/>
          </w:tcPr>
          <w:p w:rsidR="00447A11" w:rsidP="00BD276F" w:rsidRDefault="1E2D9E88" w14:paraId="3D71E7CD" w14:textId="524C52EF">
            <w:r>
              <w:t>Sin iniciar – Asignado</w:t>
            </w:r>
          </w:p>
        </w:tc>
        <w:tc>
          <w:tcPr>
            <w:tcW w:w="1587" w:type="dxa"/>
          </w:tcPr>
          <w:p w:rsidR="00447A11" w:rsidP="00BD276F" w:rsidRDefault="1E2D9E88" w14:paraId="4BE70C0B" w14:textId="592C7C60">
            <w:r>
              <w:t>22-04-2023</w:t>
            </w:r>
          </w:p>
        </w:tc>
      </w:tr>
      <w:tr w:rsidR="0048008E" w:rsidTr="12D99312" w14:paraId="67633D2D" w14:textId="0C7AD7F8">
        <w:trPr>
          <w:trHeight w:val="300"/>
        </w:trPr>
        <w:tc>
          <w:tcPr>
            <w:tcW w:w="985" w:type="dxa"/>
          </w:tcPr>
          <w:p w:rsidR="0048008E" w:rsidP="0048008E" w:rsidRDefault="1E2D9E88" w14:paraId="1579E6C9" w14:textId="32AEDB75">
            <w:r>
              <w:t>RF-18</w:t>
            </w:r>
          </w:p>
        </w:tc>
        <w:tc>
          <w:tcPr>
            <w:tcW w:w="3330" w:type="dxa"/>
            <w:vAlign w:val="center"/>
          </w:tcPr>
          <w:p w:rsidR="0048008E" w:rsidP="1E2D9E88" w:rsidRDefault="1E2D9E88" w14:paraId="00977C73" w14:textId="0D33021E">
            <w:pPr>
              <w:rPr>
                <w:rFonts w:ascii="Calibri" w:hAnsi="Calibri" w:cs="Calibri"/>
                <w:color w:val="000000" w:themeColor="text1"/>
                <w:sz w:val="22"/>
                <w:szCs w:val="22"/>
              </w:rPr>
            </w:pPr>
            <w:r>
              <w:t xml:space="preserve">Mantenimiento </w:t>
            </w:r>
            <w:r w:rsidRPr="1E2D9E88">
              <w:rPr>
                <w:rFonts w:ascii="Calibri" w:hAnsi="Calibri" w:cs="Calibri"/>
                <w:color w:val="000000" w:themeColor="text1"/>
                <w:sz w:val="22"/>
                <w:szCs w:val="22"/>
              </w:rPr>
              <w:t xml:space="preserve">de Tipo de Lugar </w:t>
            </w:r>
          </w:p>
        </w:tc>
        <w:tc>
          <w:tcPr>
            <w:tcW w:w="1890" w:type="dxa"/>
          </w:tcPr>
          <w:p w:rsidR="0048008E" w:rsidP="12D99312" w:rsidRDefault="12D99312" w14:paraId="4E8DE992" w14:textId="2A2299B0">
            <w:r>
              <w:t>Nuevo, actualizar, eliminar</w:t>
            </w:r>
          </w:p>
        </w:tc>
        <w:tc>
          <w:tcPr>
            <w:tcW w:w="2193" w:type="dxa"/>
          </w:tcPr>
          <w:p w:rsidR="0048008E" w:rsidP="0048008E" w:rsidRDefault="1E2D9E88" w14:paraId="35465CCF" w14:textId="38D8B0EC">
            <w:r>
              <w:t xml:space="preserve">En desarrollo - Devuelto </w:t>
            </w:r>
          </w:p>
        </w:tc>
        <w:tc>
          <w:tcPr>
            <w:tcW w:w="1587" w:type="dxa"/>
          </w:tcPr>
          <w:p w:rsidRPr="00CE5604" w:rsidR="0048008E" w:rsidP="0048008E" w:rsidRDefault="1E2D9E88" w14:paraId="5FBBEBC1" w14:textId="6C082C24">
            <w:r>
              <w:t>22-04-2023</w:t>
            </w:r>
          </w:p>
        </w:tc>
      </w:tr>
      <w:tr w:rsidR="00281D13" w:rsidTr="12D99312" w14:paraId="38496B92" w14:textId="136793C8">
        <w:trPr>
          <w:trHeight w:val="300"/>
        </w:trPr>
        <w:tc>
          <w:tcPr>
            <w:tcW w:w="985" w:type="dxa"/>
          </w:tcPr>
          <w:p w:rsidR="00281D13" w:rsidP="00281D13" w:rsidRDefault="1E2D9E88" w14:paraId="652EC83A" w14:textId="0BE90AC1">
            <w:r>
              <w:t>RF-19</w:t>
            </w:r>
          </w:p>
        </w:tc>
        <w:tc>
          <w:tcPr>
            <w:tcW w:w="3330" w:type="dxa"/>
            <w:vAlign w:val="center"/>
          </w:tcPr>
          <w:p w:rsidR="00281D13" w:rsidP="1E2D9E88" w:rsidRDefault="1E2D9E88" w14:paraId="4EC453F4" w14:textId="4DEAA343">
            <w:pPr>
              <w:rPr>
                <w:rFonts w:ascii="Calibri" w:hAnsi="Calibri" w:cs="Calibri"/>
                <w:color w:val="000000" w:themeColor="text1"/>
                <w:sz w:val="22"/>
                <w:szCs w:val="22"/>
              </w:rPr>
            </w:pPr>
            <w:r>
              <w:t xml:space="preserve">Mantenimiento </w:t>
            </w:r>
            <w:r w:rsidRPr="1E2D9E88">
              <w:rPr>
                <w:rFonts w:ascii="Calibri" w:hAnsi="Calibri" w:cs="Calibri"/>
                <w:color w:val="000000" w:themeColor="text1"/>
                <w:sz w:val="22"/>
                <w:szCs w:val="22"/>
              </w:rPr>
              <w:t>de Tipo de Relación</w:t>
            </w:r>
          </w:p>
        </w:tc>
        <w:tc>
          <w:tcPr>
            <w:tcW w:w="1890" w:type="dxa"/>
          </w:tcPr>
          <w:p w:rsidR="00281D13" w:rsidP="12D99312" w:rsidRDefault="12D99312" w14:paraId="5CD58D48" w14:textId="40C384ED">
            <w:r>
              <w:t>Nuevo, actualizar, eliminar</w:t>
            </w:r>
          </w:p>
        </w:tc>
        <w:tc>
          <w:tcPr>
            <w:tcW w:w="2193" w:type="dxa"/>
          </w:tcPr>
          <w:p w:rsidR="00281D13" w:rsidP="00281D13" w:rsidRDefault="1E2D9E88" w14:paraId="0799F49A" w14:textId="63235433">
            <w:r>
              <w:t xml:space="preserve">En desarrollo - Devuelto </w:t>
            </w:r>
          </w:p>
        </w:tc>
        <w:tc>
          <w:tcPr>
            <w:tcW w:w="1587" w:type="dxa"/>
          </w:tcPr>
          <w:p w:rsidR="00281D13" w:rsidP="00281D13" w:rsidRDefault="1E2D9E88" w14:paraId="079D1FE0" w14:textId="5D62092F">
            <w:r>
              <w:t>22-04-2023</w:t>
            </w:r>
          </w:p>
        </w:tc>
      </w:tr>
      <w:tr w:rsidR="004F202D" w:rsidTr="12D99312" w14:paraId="4CFA7948" w14:textId="40E46DBC">
        <w:trPr>
          <w:trHeight w:val="300"/>
        </w:trPr>
        <w:tc>
          <w:tcPr>
            <w:tcW w:w="985" w:type="dxa"/>
          </w:tcPr>
          <w:p w:rsidR="004F202D" w:rsidP="004F202D" w:rsidRDefault="1E2D9E88" w14:paraId="15259CBC" w14:textId="144395B5">
            <w:r>
              <w:t>RF-20</w:t>
            </w:r>
          </w:p>
        </w:tc>
        <w:tc>
          <w:tcPr>
            <w:tcW w:w="3330" w:type="dxa"/>
            <w:vAlign w:val="center"/>
          </w:tcPr>
          <w:p w:rsidR="004F202D" w:rsidP="1E2D9E88" w:rsidRDefault="1E2D9E88" w14:paraId="5EFA9C41" w14:textId="40C1F980">
            <w:pPr>
              <w:rPr>
                <w:rFonts w:ascii="Calibri" w:hAnsi="Calibri" w:cs="Calibri"/>
                <w:color w:val="000000" w:themeColor="text1"/>
                <w:sz w:val="22"/>
                <w:szCs w:val="22"/>
              </w:rPr>
            </w:pPr>
            <w:r>
              <w:t xml:space="preserve">Mantenimiento </w:t>
            </w:r>
            <w:r w:rsidRPr="1E2D9E88">
              <w:rPr>
                <w:rFonts w:ascii="Calibri" w:hAnsi="Calibri" w:cs="Calibri"/>
                <w:color w:val="000000" w:themeColor="text1"/>
                <w:sz w:val="22"/>
                <w:szCs w:val="22"/>
              </w:rPr>
              <w:t xml:space="preserve">de Tipo de Víctima </w:t>
            </w:r>
          </w:p>
        </w:tc>
        <w:tc>
          <w:tcPr>
            <w:tcW w:w="1890" w:type="dxa"/>
          </w:tcPr>
          <w:p w:rsidR="004F202D" w:rsidP="12D99312" w:rsidRDefault="12D99312" w14:paraId="4F496026" w14:textId="7F57BECF">
            <w:r>
              <w:t>Nuevo, actualizar, eliminar</w:t>
            </w:r>
          </w:p>
        </w:tc>
        <w:tc>
          <w:tcPr>
            <w:tcW w:w="2193" w:type="dxa"/>
          </w:tcPr>
          <w:p w:rsidR="004F202D" w:rsidP="004F202D" w:rsidRDefault="1E2D9E88" w14:paraId="4552F15A" w14:textId="4DC8F9AE">
            <w:r>
              <w:t xml:space="preserve">En desarrollo - Devuelto </w:t>
            </w:r>
          </w:p>
        </w:tc>
        <w:tc>
          <w:tcPr>
            <w:tcW w:w="1587" w:type="dxa"/>
          </w:tcPr>
          <w:p w:rsidRPr="00CE5604" w:rsidR="004F202D" w:rsidP="004F202D" w:rsidRDefault="1E2D9E88" w14:paraId="1652A056" w14:textId="321F5C35">
            <w:r>
              <w:t>22-04-2023</w:t>
            </w:r>
          </w:p>
        </w:tc>
      </w:tr>
      <w:tr w:rsidR="00447A11" w:rsidTr="12D99312" w14:paraId="2F8EB090" w14:textId="54BBB29A">
        <w:trPr>
          <w:trHeight w:val="300"/>
        </w:trPr>
        <w:tc>
          <w:tcPr>
            <w:tcW w:w="985" w:type="dxa"/>
          </w:tcPr>
          <w:p w:rsidR="00447A11" w:rsidP="00EB2891" w:rsidRDefault="1E2D9E88" w14:paraId="400B9314" w14:textId="0E392CC5">
            <w:r>
              <w:t>RF-21</w:t>
            </w:r>
          </w:p>
        </w:tc>
        <w:tc>
          <w:tcPr>
            <w:tcW w:w="3330" w:type="dxa"/>
            <w:vAlign w:val="center"/>
          </w:tcPr>
          <w:p w:rsidR="00447A11" w:rsidP="00EB2891" w:rsidRDefault="1E2D9E88" w14:paraId="17162A87" w14:textId="49A3C12A">
            <w:r>
              <w:t>Pantalla de Logueo</w:t>
            </w:r>
          </w:p>
        </w:tc>
        <w:tc>
          <w:tcPr>
            <w:tcW w:w="1890" w:type="dxa"/>
          </w:tcPr>
          <w:p w:rsidR="00447A11" w:rsidP="12D99312" w:rsidRDefault="12D99312" w14:paraId="486A42BA" w14:textId="4696F20E">
            <w:r>
              <w:t>Nuevo, actualizar, eliminar</w:t>
            </w:r>
          </w:p>
        </w:tc>
        <w:tc>
          <w:tcPr>
            <w:tcW w:w="2193" w:type="dxa"/>
          </w:tcPr>
          <w:p w:rsidR="00447A11" w:rsidP="00EB2891" w:rsidRDefault="1E2D9E88" w14:paraId="43F82D2A" w14:textId="07320A43">
            <w:r>
              <w:t>Sin iniciar – Sin Asignar</w:t>
            </w:r>
          </w:p>
        </w:tc>
        <w:tc>
          <w:tcPr>
            <w:tcW w:w="1587" w:type="dxa"/>
          </w:tcPr>
          <w:p w:rsidR="00447A11" w:rsidP="00EB2891" w:rsidRDefault="00447A11" w14:paraId="3FBFA50C" w14:textId="77777777"/>
        </w:tc>
      </w:tr>
      <w:tr w:rsidR="00447A11" w:rsidTr="12D99312" w14:paraId="5BC40E66" w14:textId="11EEAE6B">
        <w:trPr>
          <w:trHeight w:val="300"/>
        </w:trPr>
        <w:tc>
          <w:tcPr>
            <w:tcW w:w="985" w:type="dxa"/>
          </w:tcPr>
          <w:p w:rsidR="00447A11" w:rsidP="00EB2891" w:rsidRDefault="1E2D9E88" w14:paraId="101859BC" w14:textId="721C534C">
            <w:r>
              <w:t>RF-22</w:t>
            </w:r>
          </w:p>
        </w:tc>
        <w:tc>
          <w:tcPr>
            <w:tcW w:w="3330" w:type="dxa"/>
            <w:vAlign w:val="center"/>
          </w:tcPr>
          <w:p w:rsidR="00447A11" w:rsidP="00EB2891" w:rsidRDefault="1E2D9E88" w14:paraId="11373779" w14:textId="20861F74">
            <w:r>
              <w:t xml:space="preserve">Funcionalidad de </w:t>
            </w:r>
            <w:r w:rsidR="0061013D">
              <w:t>bitácora</w:t>
            </w:r>
          </w:p>
        </w:tc>
        <w:tc>
          <w:tcPr>
            <w:tcW w:w="1890" w:type="dxa"/>
          </w:tcPr>
          <w:p w:rsidR="00447A11" w:rsidP="12D99312" w:rsidRDefault="12D99312" w14:paraId="0E57DCF3" w14:textId="6EE1AF61">
            <w:r>
              <w:t>Nuevo, actualizar, eliminar</w:t>
            </w:r>
          </w:p>
        </w:tc>
        <w:tc>
          <w:tcPr>
            <w:tcW w:w="2193" w:type="dxa"/>
          </w:tcPr>
          <w:p w:rsidR="00447A11" w:rsidP="00EB2891" w:rsidRDefault="1E2D9E88" w14:paraId="0C5C19CC" w14:textId="13704B7A">
            <w:r>
              <w:t>Sin iniciar – Sin Asignar</w:t>
            </w:r>
          </w:p>
        </w:tc>
        <w:tc>
          <w:tcPr>
            <w:tcW w:w="1587" w:type="dxa"/>
          </w:tcPr>
          <w:p w:rsidR="00447A11" w:rsidP="00EB2891" w:rsidRDefault="00447A11" w14:paraId="0CA6011C" w14:textId="77777777"/>
        </w:tc>
      </w:tr>
      <w:tr w:rsidR="00447A11" w:rsidTr="12D99312" w14:paraId="2AB8524A" w14:textId="2FD53749">
        <w:trPr>
          <w:trHeight w:val="300"/>
        </w:trPr>
        <w:tc>
          <w:tcPr>
            <w:tcW w:w="985" w:type="dxa"/>
          </w:tcPr>
          <w:p w:rsidR="00447A11" w:rsidP="00EB2891" w:rsidRDefault="00447A11" w14:paraId="49B432B0" w14:textId="77777777"/>
        </w:tc>
        <w:tc>
          <w:tcPr>
            <w:tcW w:w="3330" w:type="dxa"/>
            <w:vAlign w:val="center"/>
          </w:tcPr>
          <w:p w:rsidR="00447A11" w:rsidP="00EB2891" w:rsidRDefault="00447A11" w14:paraId="210973F7" w14:textId="70DD34D7"/>
        </w:tc>
        <w:tc>
          <w:tcPr>
            <w:tcW w:w="1890" w:type="dxa"/>
          </w:tcPr>
          <w:p w:rsidR="00447A11" w:rsidP="00EB2891" w:rsidRDefault="00447A11" w14:paraId="02B27F09" w14:textId="77777777"/>
        </w:tc>
        <w:tc>
          <w:tcPr>
            <w:tcW w:w="2193" w:type="dxa"/>
          </w:tcPr>
          <w:p w:rsidR="00447A11" w:rsidP="00EB2891" w:rsidRDefault="00447A11" w14:paraId="14C02782" w14:textId="5AB0622C"/>
        </w:tc>
        <w:tc>
          <w:tcPr>
            <w:tcW w:w="1587" w:type="dxa"/>
          </w:tcPr>
          <w:p w:rsidR="00447A11" w:rsidP="00EB2891" w:rsidRDefault="00447A11" w14:paraId="21B6B40D" w14:textId="77777777"/>
        </w:tc>
      </w:tr>
    </w:tbl>
    <w:p w:rsidRPr="005D527B" w:rsidR="005D527B" w:rsidP="00137388" w:rsidRDefault="005D527B" w14:paraId="5B7EA61F" w14:textId="26576EA4"/>
    <w:p w:rsidR="00986737" w:rsidP="00EB7794" w:rsidRDefault="1E96E244" w14:paraId="4FE5046B" w14:textId="75E1FC02">
      <w:pPr>
        <w:pStyle w:val="Heading1"/>
        <w:rPr>
          <w:ins w:author="Carlos Morales Castro" w:date="2023-04-22T10:59:00Z" w:id="110"/>
        </w:rPr>
      </w:pPr>
      <w:bookmarkStart w:name="_Toc133059967" w:id="111"/>
      <w:bookmarkStart w:name="_Toc1664686856" w:id="112"/>
      <w:r>
        <w:t>Identificación de los Usuarios Involucrados</w:t>
      </w:r>
      <w:bookmarkEnd w:id="111"/>
      <w:r w:rsidR="12D99312">
        <w:tab/>
      </w:r>
      <w:bookmarkEnd w:id="112"/>
    </w:p>
    <w:p w:rsidR="0059311B" w:rsidP="0059311B" w:rsidRDefault="0059311B" w14:paraId="50C387C6" w14:textId="77777777">
      <w:pPr>
        <w:rPr>
          <w:ins w:author="Carlos Morales Castro" w:date="2023-04-22T10:59:00Z" w:id="113"/>
        </w:rPr>
      </w:pPr>
    </w:p>
    <w:p w:rsidR="12D99312" w:rsidP="12D99312" w:rsidRDefault="12D99312" w14:paraId="7505F20D" w14:textId="54F87ACD">
      <w:pPr>
        <w:pStyle w:val="ListParagraph"/>
        <w:numPr>
          <w:ilvl w:val="0"/>
          <w:numId w:val="15"/>
        </w:numPr>
        <w:ind w:left="990"/>
        <w:rPr>
          <w:color w:val="000000" w:themeColor="text1"/>
        </w:rPr>
      </w:pPr>
      <w:r w:rsidRPr="12D99312">
        <w:rPr>
          <w:color w:val="000000" w:themeColor="text1"/>
          <w:lang w:val="es-MX"/>
        </w:rPr>
        <w:t xml:space="preserve">Jhonny David Solano Varga </w:t>
      </w:r>
    </w:p>
    <w:p w:rsidR="12D99312" w:rsidP="12D99312" w:rsidRDefault="12D99312" w14:paraId="40DBFF53" w14:textId="55F8F644">
      <w:pPr>
        <w:pStyle w:val="ListParagraph"/>
        <w:numPr>
          <w:ilvl w:val="0"/>
          <w:numId w:val="15"/>
        </w:numPr>
        <w:ind w:left="990"/>
        <w:rPr>
          <w:color w:val="000000" w:themeColor="text1"/>
        </w:rPr>
      </w:pPr>
      <w:r w:rsidRPr="12D99312">
        <w:rPr>
          <w:color w:val="000000" w:themeColor="text1"/>
          <w:lang w:val="es-MX"/>
        </w:rPr>
        <w:t xml:space="preserve">Ismael Alexander Valverde Gómez </w:t>
      </w:r>
    </w:p>
    <w:p w:rsidR="12D99312" w:rsidP="12D99312" w:rsidRDefault="12D99312" w14:paraId="30C31B9E" w14:textId="0C01E4DC">
      <w:pPr>
        <w:pStyle w:val="ListParagraph"/>
        <w:numPr>
          <w:ilvl w:val="0"/>
          <w:numId w:val="15"/>
        </w:numPr>
        <w:ind w:left="990"/>
        <w:rPr>
          <w:color w:val="000000" w:themeColor="text1"/>
        </w:rPr>
      </w:pPr>
      <w:r w:rsidRPr="12D99312">
        <w:rPr>
          <w:color w:val="000000" w:themeColor="text1"/>
          <w:lang w:val="es-MX"/>
        </w:rPr>
        <w:t xml:space="preserve">Julio Moisés Jarquín Muñoz </w:t>
      </w:r>
    </w:p>
    <w:p w:rsidR="12D99312" w:rsidP="12D99312" w:rsidRDefault="12D99312" w14:paraId="603742A9" w14:textId="734C9561">
      <w:pPr>
        <w:pStyle w:val="ListParagraph"/>
        <w:numPr>
          <w:ilvl w:val="0"/>
          <w:numId w:val="15"/>
        </w:numPr>
        <w:ind w:left="990"/>
        <w:rPr>
          <w:color w:val="000000" w:themeColor="text1"/>
        </w:rPr>
      </w:pPr>
      <w:r w:rsidRPr="12D99312">
        <w:rPr>
          <w:color w:val="000000" w:themeColor="text1"/>
          <w:lang w:val="es-MX"/>
        </w:rPr>
        <w:t xml:space="preserve">Kijan Acuna Medrano </w:t>
      </w:r>
    </w:p>
    <w:p w:rsidR="12D99312" w:rsidP="12D99312" w:rsidRDefault="12D99312" w14:paraId="0EA65D15" w14:textId="664B3CE4">
      <w:pPr>
        <w:pStyle w:val="ListParagraph"/>
        <w:numPr>
          <w:ilvl w:val="0"/>
          <w:numId w:val="15"/>
        </w:numPr>
        <w:ind w:left="990"/>
        <w:rPr>
          <w:color w:val="000000" w:themeColor="text1"/>
        </w:rPr>
      </w:pPr>
      <w:r w:rsidRPr="12D99312">
        <w:rPr>
          <w:color w:val="000000" w:themeColor="text1"/>
          <w:lang w:val="es-MX"/>
        </w:rPr>
        <w:t xml:space="preserve">Hadji Dejan Loaiciga Herrera </w:t>
      </w:r>
    </w:p>
    <w:p w:rsidR="12D99312" w:rsidP="12D99312" w:rsidRDefault="12D99312" w14:paraId="3D89003F" w14:textId="28BCD03B">
      <w:pPr>
        <w:pStyle w:val="ListParagraph"/>
        <w:numPr>
          <w:ilvl w:val="0"/>
          <w:numId w:val="15"/>
        </w:numPr>
        <w:ind w:left="990"/>
        <w:rPr>
          <w:color w:val="000000" w:themeColor="text1"/>
        </w:rPr>
      </w:pPr>
      <w:r w:rsidRPr="12D99312">
        <w:rPr>
          <w:color w:val="000000" w:themeColor="text1"/>
          <w:lang w:val="es-MX"/>
        </w:rPr>
        <w:t xml:space="preserve">Saul Córdoba Solís </w:t>
      </w:r>
    </w:p>
    <w:p w:rsidR="12D99312" w:rsidP="12D99312" w:rsidRDefault="12D99312" w14:paraId="597592D4" w14:textId="5BF2286B">
      <w:pPr>
        <w:pStyle w:val="ListParagraph"/>
        <w:numPr>
          <w:ilvl w:val="0"/>
          <w:numId w:val="15"/>
        </w:numPr>
        <w:ind w:left="990"/>
        <w:rPr>
          <w:color w:val="000000" w:themeColor="text1"/>
        </w:rPr>
      </w:pPr>
      <w:r w:rsidRPr="12D99312">
        <w:rPr>
          <w:color w:val="000000" w:themeColor="text1"/>
          <w:lang w:val="es-MX"/>
        </w:rPr>
        <w:t xml:space="preserve">Dillan Rodrigo Bermúdez González </w:t>
      </w:r>
    </w:p>
    <w:p w:rsidR="12D99312" w:rsidP="12D99312" w:rsidRDefault="12D99312" w14:paraId="0CED4DFF" w14:textId="5B97CA16">
      <w:pPr>
        <w:pStyle w:val="ListParagraph"/>
        <w:numPr>
          <w:ilvl w:val="0"/>
          <w:numId w:val="15"/>
        </w:numPr>
        <w:ind w:left="990"/>
        <w:rPr>
          <w:color w:val="000000" w:themeColor="text1"/>
        </w:rPr>
      </w:pPr>
      <w:r w:rsidRPr="12D99312">
        <w:rPr>
          <w:color w:val="000000" w:themeColor="text1"/>
          <w:lang w:val="es-MX"/>
        </w:rPr>
        <w:t xml:space="preserve">Lisbeth Ramírez Jiménez </w:t>
      </w:r>
    </w:p>
    <w:p w:rsidR="12D99312" w:rsidP="12D99312" w:rsidRDefault="12D99312" w14:paraId="714CA670" w14:textId="0871400B">
      <w:pPr>
        <w:pStyle w:val="ListParagraph"/>
        <w:numPr>
          <w:ilvl w:val="0"/>
          <w:numId w:val="15"/>
        </w:numPr>
        <w:ind w:left="990"/>
        <w:rPr>
          <w:color w:val="000000" w:themeColor="text1"/>
        </w:rPr>
      </w:pPr>
      <w:r w:rsidRPr="12D99312">
        <w:rPr>
          <w:color w:val="000000" w:themeColor="text1"/>
          <w:lang w:val="es-MX"/>
        </w:rPr>
        <w:t xml:space="preserve">Michael Arauz Torrez </w:t>
      </w:r>
    </w:p>
    <w:p w:rsidR="12D99312" w:rsidP="12D99312" w:rsidRDefault="12D99312" w14:paraId="6BE617CF" w14:textId="0DE52D56">
      <w:pPr>
        <w:pStyle w:val="ListParagraph"/>
        <w:numPr>
          <w:ilvl w:val="0"/>
          <w:numId w:val="15"/>
        </w:numPr>
        <w:ind w:left="990"/>
        <w:rPr>
          <w:color w:val="000000" w:themeColor="text1"/>
        </w:rPr>
      </w:pPr>
      <w:r w:rsidRPr="12D99312">
        <w:rPr>
          <w:color w:val="000000" w:themeColor="text1"/>
          <w:lang w:val="es-MX"/>
        </w:rPr>
        <w:t xml:space="preserve">Tishary Sallar Foster Blake </w:t>
      </w:r>
    </w:p>
    <w:p w:rsidR="12D99312" w:rsidP="12D99312" w:rsidRDefault="12D99312" w14:paraId="6AF9C72B" w14:textId="5C0C5344">
      <w:pPr>
        <w:pStyle w:val="ListParagraph"/>
        <w:numPr>
          <w:ilvl w:val="0"/>
          <w:numId w:val="15"/>
        </w:numPr>
        <w:ind w:left="990"/>
        <w:rPr>
          <w:color w:val="000000" w:themeColor="text1"/>
        </w:rPr>
      </w:pPr>
      <w:r w:rsidRPr="12D99312">
        <w:rPr>
          <w:color w:val="000000" w:themeColor="text1"/>
          <w:lang w:val="es-MX"/>
        </w:rPr>
        <w:t xml:space="preserve">Genesis Sequeira Navarro </w:t>
      </w:r>
    </w:p>
    <w:p w:rsidR="12D99312" w:rsidP="12D99312" w:rsidRDefault="12D99312" w14:paraId="78FB8C87" w14:textId="162EA71E">
      <w:pPr>
        <w:pStyle w:val="ListParagraph"/>
        <w:numPr>
          <w:ilvl w:val="0"/>
          <w:numId w:val="15"/>
        </w:numPr>
        <w:ind w:left="990"/>
        <w:rPr>
          <w:color w:val="000000" w:themeColor="text1"/>
        </w:rPr>
      </w:pPr>
      <w:r w:rsidRPr="12D99312">
        <w:rPr>
          <w:color w:val="000000" w:themeColor="text1"/>
          <w:lang w:val="es-MX"/>
        </w:rPr>
        <w:t xml:space="preserve">Ronny Salgado Moraga </w:t>
      </w:r>
    </w:p>
    <w:p w:rsidR="12D99312" w:rsidP="12D99312" w:rsidRDefault="12D99312" w14:paraId="0F0D0BD1" w14:textId="120AF319">
      <w:pPr>
        <w:pStyle w:val="ListParagraph"/>
        <w:numPr>
          <w:ilvl w:val="0"/>
          <w:numId w:val="15"/>
        </w:numPr>
        <w:ind w:left="990"/>
        <w:rPr>
          <w:color w:val="000000" w:themeColor="text1"/>
        </w:rPr>
      </w:pPr>
      <w:r w:rsidRPr="12D99312">
        <w:rPr>
          <w:color w:val="000000" w:themeColor="text1"/>
          <w:lang w:val="es-MX"/>
        </w:rPr>
        <w:t xml:space="preserve">Dillan Guzmán On </w:t>
      </w:r>
    </w:p>
    <w:p w:rsidR="12D99312" w:rsidP="12D99312" w:rsidRDefault="12D99312" w14:paraId="6C77DC70" w14:textId="00BE1CB7">
      <w:pPr>
        <w:pStyle w:val="ListParagraph"/>
        <w:numPr>
          <w:ilvl w:val="0"/>
          <w:numId w:val="15"/>
        </w:numPr>
        <w:ind w:left="990"/>
        <w:rPr>
          <w:color w:val="000000" w:themeColor="text1"/>
        </w:rPr>
      </w:pPr>
      <w:r w:rsidRPr="12D99312">
        <w:rPr>
          <w:color w:val="000000" w:themeColor="text1"/>
          <w:lang w:val="es-MX"/>
        </w:rPr>
        <w:t xml:space="preserve">Kendall Barrantes Paniagua </w:t>
      </w:r>
    </w:p>
    <w:p w:rsidR="12D99312" w:rsidP="12D99312" w:rsidRDefault="12D99312" w14:paraId="62DD1392" w14:textId="7DDF6E62">
      <w:pPr>
        <w:pStyle w:val="ListParagraph"/>
        <w:numPr>
          <w:ilvl w:val="0"/>
          <w:numId w:val="15"/>
        </w:numPr>
        <w:ind w:left="990"/>
        <w:rPr>
          <w:color w:val="000000" w:themeColor="text1"/>
        </w:rPr>
      </w:pPr>
      <w:r w:rsidRPr="12D99312">
        <w:rPr>
          <w:color w:val="000000" w:themeColor="text1"/>
          <w:lang w:val="es-MX"/>
        </w:rPr>
        <w:t>Ana Aguilar Vanegas</w:t>
      </w:r>
    </w:p>
    <w:p w:rsidR="12D99312" w:rsidP="12D99312" w:rsidRDefault="12D99312" w14:paraId="36BC0138" w14:textId="498820FC">
      <w:pPr>
        <w:rPr>
          <w:color w:val="000000" w:themeColor="text1"/>
          <w:sz w:val="22"/>
          <w:szCs w:val="22"/>
        </w:rPr>
      </w:pPr>
      <w:r w:rsidRPr="12D99312">
        <w:rPr>
          <w:color w:val="000000" w:themeColor="text1"/>
          <w:sz w:val="22"/>
          <w:szCs w:val="22"/>
          <w:lang w:val="es-MX"/>
        </w:rPr>
        <w:t xml:space="preserve"> </w:t>
      </w:r>
    </w:p>
    <w:p w:rsidR="12D99312" w:rsidP="12D99312" w:rsidRDefault="12D99312" w14:paraId="34ACC512" w14:textId="05DBEAA0">
      <w:pPr>
        <w:rPr>
          <w:color w:val="000000" w:themeColor="text1"/>
        </w:rPr>
      </w:pPr>
    </w:p>
    <w:tbl>
      <w:tblPr>
        <w:tblStyle w:val="GridTable6Colorful-Accent1"/>
        <w:tblW w:w="0" w:type="auto"/>
        <w:tblLayout w:type="fixed"/>
        <w:tblLook w:val="06A0" w:firstRow="1" w:lastRow="0" w:firstColumn="1" w:lastColumn="0" w:noHBand="1" w:noVBand="1"/>
      </w:tblPr>
      <w:tblGrid>
        <w:gridCol w:w="2550"/>
        <w:gridCol w:w="1425"/>
        <w:gridCol w:w="5385"/>
      </w:tblGrid>
      <w:tr w:rsidR="12D99312" w:rsidTr="12D99312" w14:paraId="16F9E516"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0" w:type="dxa"/>
            <w:tcMar>
              <w:left w:w="90" w:type="dxa"/>
              <w:right w:w="90" w:type="dxa"/>
            </w:tcMar>
          </w:tcPr>
          <w:p w:rsidR="12D99312" w:rsidP="12D99312" w:rsidRDefault="12D99312" w14:paraId="25C601EA" w14:textId="25255FD7">
            <w:pPr>
              <w:jc w:val="center"/>
            </w:pPr>
            <w:r w:rsidRPr="12D99312">
              <w:rPr>
                <w:lang w:val="es-MX"/>
              </w:rPr>
              <w:t>Desarrollador</w:t>
            </w:r>
          </w:p>
        </w:tc>
        <w:tc>
          <w:tcPr>
            <w:tcW w:w="1425" w:type="dxa"/>
            <w:tcMar>
              <w:left w:w="90" w:type="dxa"/>
              <w:right w:w="90" w:type="dxa"/>
            </w:tcMar>
          </w:tcPr>
          <w:p w:rsidR="12D99312" w:rsidP="12D99312" w:rsidRDefault="12D99312" w14:paraId="688676E5" w14:textId="2DA15D72">
            <w:pPr>
              <w:jc w:val="center"/>
              <w:cnfStyle w:val="100000000000" w:firstRow="1" w:lastRow="0" w:firstColumn="0" w:lastColumn="0" w:oddVBand="0" w:evenVBand="0" w:oddHBand="0" w:evenHBand="0" w:firstRowFirstColumn="0" w:firstRowLastColumn="0" w:lastRowFirstColumn="0" w:lastRowLastColumn="0"/>
              <w:rPr>
                <w:b w:val="0"/>
                <w:bCs w:val="0"/>
              </w:rPr>
            </w:pPr>
            <w:r w:rsidRPr="12D99312">
              <w:rPr>
                <w:lang w:val="es-MX"/>
              </w:rPr>
              <w:t>Puesto</w:t>
            </w:r>
          </w:p>
        </w:tc>
        <w:tc>
          <w:tcPr>
            <w:tcW w:w="5385" w:type="dxa"/>
            <w:tcMar>
              <w:left w:w="90" w:type="dxa"/>
              <w:right w:w="90" w:type="dxa"/>
            </w:tcMar>
          </w:tcPr>
          <w:p w:rsidR="12D99312" w:rsidP="12D99312" w:rsidRDefault="12D99312" w14:paraId="013CDF82" w14:textId="6AC1DAB6">
            <w:pPr>
              <w:jc w:val="center"/>
              <w:cnfStyle w:val="100000000000" w:firstRow="1" w:lastRow="0" w:firstColumn="0" w:lastColumn="0" w:oddVBand="0" w:evenVBand="0" w:oddHBand="0" w:evenHBand="0" w:firstRowFirstColumn="0" w:firstRowLastColumn="0" w:lastRowFirstColumn="0" w:lastRowLastColumn="0"/>
              <w:rPr>
                <w:b w:val="0"/>
                <w:bCs w:val="0"/>
              </w:rPr>
            </w:pPr>
            <w:r w:rsidRPr="12D99312">
              <w:rPr>
                <w:lang w:val="es-MX"/>
              </w:rPr>
              <w:t>Responsabilidad</w:t>
            </w:r>
          </w:p>
        </w:tc>
      </w:tr>
      <w:tr w:rsidR="12D99312" w:rsidTr="12D99312" w14:paraId="359D694E" w14:textId="77777777">
        <w:trPr>
          <w:trHeight w:val="300"/>
        </w:trPr>
        <w:tc>
          <w:tcPr>
            <w:cnfStyle w:val="001000000000" w:firstRow="0" w:lastRow="0" w:firstColumn="1" w:lastColumn="0" w:oddVBand="0" w:evenVBand="0" w:oddHBand="0" w:evenHBand="0" w:firstRowFirstColumn="0" w:firstRowLastColumn="0" w:lastRowFirstColumn="0" w:lastRowLastColumn="0"/>
            <w:tcW w:w="2550" w:type="dxa"/>
            <w:tcMar>
              <w:left w:w="90" w:type="dxa"/>
              <w:right w:w="90" w:type="dxa"/>
            </w:tcMar>
          </w:tcPr>
          <w:p w:rsidR="12D99312" w:rsidP="12D99312" w:rsidRDefault="12D99312" w14:paraId="65401714" w14:textId="1CCDEF97">
            <w:pPr>
              <w:jc w:val="left"/>
              <w:rPr>
                <w:color w:val="000000" w:themeColor="text1"/>
                <w:sz w:val="22"/>
                <w:szCs w:val="22"/>
              </w:rPr>
            </w:pPr>
          </w:p>
          <w:p w:rsidR="12D99312" w:rsidP="12D99312" w:rsidRDefault="12D99312" w14:paraId="12930895" w14:textId="0621A48A">
            <w:pPr>
              <w:jc w:val="left"/>
              <w:rPr>
                <w:color w:val="000000" w:themeColor="text1"/>
                <w:sz w:val="22"/>
                <w:szCs w:val="22"/>
              </w:rPr>
            </w:pPr>
          </w:p>
          <w:p w:rsidR="12D99312" w:rsidP="12D99312" w:rsidRDefault="12D99312" w14:paraId="3ABC6CBC" w14:textId="34C14A4B">
            <w:pPr>
              <w:jc w:val="left"/>
              <w:rPr>
                <w:color w:val="000000" w:themeColor="text1"/>
                <w:sz w:val="22"/>
                <w:szCs w:val="22"/>
              </w:rPr>
            </w:pPr>
          </w:p>
          <w:p w:rsidR="12D99312" w:rsidP="12D99312" w:rsidRDefault="12D99312" w14:paraId="46E9A7FD" w14:textId="1E0F14E0">
            <w:pPr>
              <w:jc w:val="left"/>
              <w:rPr>
                <w:color w:val="000000" w:themeColor="text1"/>
                <w:sz w:val="22"/>
                <w:szCs w:val="22"/>
              </w:rPr>
            </w:pPr>
          </w:p>
          <w:p w:rsidR="12D99312" w:rsidP="12D99312" w:rsidRDefault="12D99312" w14:paraId="48B74C36" w14:textId="44B45FCA">
            <w:pPr>
              <w:jc w:val="left"/>
              <w:rPr>
                <w:color w:val="000000" w:themeColor="text1"/>
                <w:sz w:val="22"/>
                <w:szCs w:val="22"/>
              </w:rPr>
            </w:pPr>
            <w:r w:rsidRPr="12D99312">
              <w:rPr>
                <w:b w:val="0"/>
                <w:bCs w:val="0"/>
                <w:color w:val="000000" w:themeColor="text1"/>
                <w:sz w:val="22"/>
                <w:szCs w:val="22"/>
                <w:lang w:val="es-MX"/>
              </w:rPr>
              <w:t>CARLOS MORALES</w:t>
            </w:r>
          </w:p>
        </w:tc>
        <w:tc>
          <w:tcPr>
            <w:tcW w:w="1425" w:type="dxa"/>
            <w:tcMar>
              <w:left w:w="90" w:type="dxa"/>
              <w:right w:w="90" w:type="dxa"/>
            </w:tcMar>
          </w:tcPr>
          <w:p w:rsidR="12D99312" w:rsidP="12D99312" w:rsidRDefault="12D99312" w14:paraId="31EC97F2" w14:textId="693925B4">
            <w:pPr>
              <w:jc w:val="left"/>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p w:rsidR="12D99312" w:rsidP="12D99312" w:rsidRDefault="12D99312" w14:paraId="2F55F408" w14:textId="1A7CF644">
            <w:pPr>
              <w:jc w:val="left"/>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p w:rsidR="12D99312" w:rsidP="12D99312" w:rsidRDefault="12D99312" w14:paraId="62DD2D5D" w14:textId="3568E4C7">
            <w:pPr>
              <w:jc w:val="left"/>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p>
          <w:p w:rsidR="12D99312" w:rsidP="12D99312" w:rsidRDefault="12D99312" w14:paraId="6839DA42" w14:textId="5027F4FB">
            <w:pPr>
              <w:jc w:val="left"/>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12D99312">
              <w:rPr>
                <w:color w:val="000000" w:themeColor="text1"/>
                <w:sz w:val="22"/>
                <w:szCs w:val="22"/>
                <w:lang w:val="es-MX"/>
              </w:rPr>
              <w:t>JEFE DE PROYECTO</w:t>
            </w:r>
          </w:p>
        </w:tc>
        <w:tc>
          <w:tcPr>
            <w:tcW w:w="5385" w:type="dxa"/>
            <w:tcMar>
              <w:left w:w="90" w:type="dxa"/>
              <w:right w:w="90" w:type="dxa"/>
            </w:tcMar>
          </w:tcPr>
          <w:p w:rsidR="12D99312" w:rsidP="12D99312" w:rsidRDefault="12D99312" w14:paraId="68A717CF" w14:textId="0BF1617B">
            <w:pPr>
              <w:cnfStyle w:val="000000000000" w:firstRow="0" w:lastRow="0" w:firstColumn="0" w:lastColumn="0" w:oddVBand="0" w:evenVBand="0" w:oddHBand="0" w:evenHBand="0" w:firstRowFirstColumn="0" w:firstRowLastColumn="0" w:lastRowFirstColumn="0" w:lastRowLastColumn="0"/>
              <w:rPr>
                <w:color w:val="000000" w:themeColor="text1"/>
              </w:rPr>
            </w:pPr>
            <w:r w:rsidRPr="12D99312">
              <w:rPr>
                <w:color w:val="000000" w:themeColor="text1"/>
                <w:lang w:val="es-MX"/>
              </w:rPr>
              <w:t>El jefe de proyecto asigna los recursos, gestiona las prioridades, coordina las interacciones con los clientes y usuarios, y mantiene al equipo del proyecto enfocado en los objetivos. El jefe de proyecto también establece un conjunto de prácticas que aseguran la integridad y calidad de los artefactos del proyecto. Además, el jefe de proyecto se encargará de supervisar el establecimiento de la arquitectura del sistema. Gestión de riesgos. Planificación y control del proyecto</w:t>
            </w:r>
          </w:p>
        </w:tc>
      </w:tr>
      <w:tr w:rsidR="12D99312" w:rsidTr="12D99312" w14:paraId="2261DC02" w14:textId="77777777">
        <w:trPr>
          <w:trHeight w:val="300"/>
        </w:trPr>
        <w:tc>
          <w:tcPr>
            <w:cnfStyle w:val="001000000000" w:firstRow="0" w:lastRow="0" w:firstColumn="1" w:lastColumn="0" w:oddVBand="0" w:evenVBand="0" w:oddHBand="0" w:evenHBand="0" w:firstRowFirstColumn="0" w:firstRowLastColumn="0" w:lastRowFirstColumn="0" w:lastRowLastColumn="0"/>
            <w:tcW w:w="2550" w:type="dxa"/>
            <w:tcMar>
              <w:left w:w="90" w:type="dxa"/>
              <w:right w:w="90" w:type="dxa"/>
            </w:tcMar>
          </w:tcPr>
          <w:p w:rsidR="12D99312" w:rsidP="12D99312" w:rsidRDefault="12D99312" w14:paraId="2B3A45A8" w14:textId="2DA6510A">
            <w:pPr>
              <w:jc w:val="left"/>
              <w:rPr>
                <w:color w:val="000000" w:themeColor="text1"/>
                <w:sz w:val="22"/>
                <w:szCs w:val="22"/>
              </w:rPr>
            </w:pPr>
            <w:r w:rsidRPr="12D99312">
              <w:rPr>
                <w:b w:val="0"/>
                <w:bCs w:val="0"/>
                <w:color w:val="000000" w:themeColor="text1"/>
                <w:sz w:val="22"/>
                <w:szCs w:val="22"/>
                <w:lang w:val="es-MX"/>
              </w:rPr>
              <w:t>JHONNY DAVID SOLANO VARGA</w:t>
            </w:r>
          </w:p>
        </w:tc>
        <w:tc>
          <w:tcPr>
            <w:tcW w:w="1425" w:type="dxa"/>
            <w:tcMar>
              <w:left w:w="90" w:type="dxa"/>
              <w:right w:w="90" w:type="dxa"/>
            </w:tcMar>
          </w:tcPr>
          <w:p w:rsidR="12D99312" w:rsidP="12D99312" w:rsidRDefault="12D99312" w14:paraId="4ECD6D90" w14:textId="73A1FBE0">
            <w:pPr>
              <w:jc w:val="left"/>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12D99312">
              <w:rPr>
                <w:color w:val="000000" w:themeColor="text1"/>
                <w:sz w:val="22"/>
                <w:szCs w:val="22"/>
                <w:lang w:val="es-MX"/>
              </w:rPr>
              <w:t>SENIOR</w:t>
            </w:r>
          </w:p>
        </w:tc>
        <w:tc>
          <w:tcPr>
            <w:tcW w:w="5385" w:type="dxa"/>
            <w:tcMar>
              <w:left w:w="90" w:type="dxa"/>
              <w:right w:w="90" w:type="dxa"/>
            </w:tcMar>
          </w:tcPr>
          <w:p w:rsidR="12D99312" w:rsidP="12D99312" w:rsidRDefault="12D99312" w14:paraId="12867F8E" w14:textId="0B0AD269">
            <w:pPr>
              <w:cnfStyle w:val="000000000000" w:firstRow="0" w:lastRow="0" w:firstColumn="0" w:lastColumn="0" w:oddVBand="0" w:evenVBand="0" w:oddHBand="0" w:evenHBand="0" w:firstRowFirstColumn="0" w:firstRowLastColumn="0" w:lastRowFirstColumn="0" w:lastRowLastColumn="0"/>
              <w:rPr>
                <w:color w:val="000000" w:themeColor="text1"/>
              </w:rPr>
            </w:pPr>
            <w:r w:rsidRPr="12D99312">
              <w:rPr>
                <w:color w:val="000000" w:themeColor="text1"/>
                <w:lang w:val="es-MX"/>
              </w:rPr>
              <w:t xml:space="preserve">Encargado de realizar la funcionalidad de </w:t>
            </w:r>
            <w:r w:rsidRPr="12D99312">
              <w:rPr>
                <w:color w:val="000000" w:themeColor="text1"/>
              </w:rPr>
              <w:t>Pantallas y Acciones</w:t>
            </w:r>
          </w:p>
        </w:tc>
      </w:tr>
      <w:tr w:rsidR="12D99312" w:rsidTr="12D99312" w14:paraId="6629A5E3" w14:textId="77777777">
        <w:trPr>
          <w:trHeight w:val="300"/>
        </w:trPr>
        <w:tc>
          <w:tcPr>
            <w:cnfStyle w:val="001000000000" w:firstRow="0" w:lastRow="0" w:firstColumn="1" w:lastColumn="0" w:oddVBand="0" w:evenVBand="0" w:oddHBand="0" w:evenHBand="0" w:firstRowFirstColumn="0" w:firstRowLastColumn="0" w:lastRowFirstColumn="0" w:lastRowLastColumn="0"/>
            <w:tcW w:w="2550" w:type="dxa"/>
            <w:tcMar>
              <w:left w:w="90" w:type="dxa"/>
              <w:right w:w="90" w:type="dxa"/>
            </w:tcMar>
          </w:tcPr>
          <w:p w:rsidR="12D99312" w:rsidP="12D99312" w:rsidRDefault="12D99312" w14:paraId="306362C4" w14:textId="6FDBE668">
            <w:pPr>
              <w:jc w:val="left"/>
              <w:rPr>
                <w:color w:val="000000" w:themeColor="text1"/>
                <w:sz w:val="22"/>
                <w:szCs w:val="22"/>
              </w:rPr>
            </w:pPr>
            <w:r w:rsidRPr="12D99312">
              <w:rPr>
                <w:b w:val="0"/>
                <w:bCs w:val="0"/>
                <w:color w:val="000000" w:themeColor="text1"/>
                <w:sz w:val="22"/>
                <w:szCs w:val="22"/>
              </w:rPr>
              <w:t>ISMAEL ALEXANDER VALVERDE GOMEZ</w:t>
            </w:r>
          </w:p>
        </w:tc>
        <w:tc>
          <w:tcPr>
            <w:tcW w:w="1425" w:type="dxa"/>
            <w:tcMar>
              <w:left w:w="90" w:type="dxa"/>
              <w:right w:w="90" w:type="dxa"/>
            </w:tcMar>
          </w:tcPr>
          <w:p w:rsidR="12D99312" w:rsidP="12D99312" w:rsidRDefault="12D99312" w14:paraId="712C7826" w14:textId="3089E612">
            <w:pPr>
              <w:jc w:val="left"/>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12D99312">
              <w:rPr>
                <w:color w:val="000000" w:themeColor="text1"/>
                <w:sz w:val="22"/>
                <w:szCs w:val="22"/>
                <w:lang w:val="es-MX"/>
              </w:rPr>
              <w:t>SENIOR</w:t>
            </w:r>
          </w:p>
        </w:tc>
        <w:tc>
          <w:tcPr>
            <w:tcW w:w="5385" w:type="dxa"/>
            <w:tcMar>
              <w:left w:w="90" w:type="dxa"/>
              <w:right w:w="90" w:type="dxa"/>
            </w:tcMar>
          </w:tcPr>
          <w:p w:rsidR="12D99312" w:rsidP="12D99312" w:rsidRDefault="12D99312" w14:paraId="4CAC88DF" w14:textId="121B33E2">
            <w:pPr>
              <w:cnfStyle w:val="000000000000" w:firstRow="0" w:lastRow="0" w:firstColumn="0" w:lastColumn="0" w:oddVBand="0" w:evenVBand="0" w:oddHBand="0" w:evenHBand="0" w:firstRowFirstColumn="0" w:firstRowLastColumn="0" w:lastRowFirstColumn="0" w:lastRowLastColumn="0"/>
              <w:rPr>
                <w:color w:val="000000" w:themeColor="text1"/>
              </w:rPr>
            </w:pPr>
            <w:r w:rsidRPr="12D99312">
              <w:rPr>
                <w:color w:val="000000" w:themeColor="text1"/>
                <w:lang w:val="es-MX"/>
              </w:rPr>
              <w:t>Encargado de realizar la funcionalidad de Hecho</w:t>
            </w:r>
          </w:p>
        </w:tc>
      </w:tr>
      <w:tr w:rsidR="12D99312" w:rsidTr="12D99312" w14:paraId="2B7BA2DF" w14:textId="77777777">
        <w:trPr>
          <w:trHeight w:val="300"/>
        </w:trPr>
        <w:tc>
          <w:tcPr>
            <w:cnfStyle w:val="001000000000" w:firstRow="0" w:lastRow="0" w:firstColumn="1" w:lastColumn="0" w:oddVBand="0" w:evenVBand="0" w:oddHBand="0" w:evenHBand="0" w:firstRowFirstColumn="0" w:firstRowLastColumn="0" w:lastRowFirstColumn="0" w:lastRowLastColumn="0"/>
            <w:tcW w:w="2550" w:type="dxa"/>
            <w:tcMar>
              <w:left w:w="90" w:type="dxa"/>
              <w:right w:w="90" w:type="dxa"/>
            </w:tcMar>
          </w:tcPr>
          <w:p w:rsidR="12D99312" w:rsidP="12D99312" w:rsidRDefault="12D99312" w14:paraId="30BF2014" w14:textId="28D4573E">
            <w:pPr>
              <w:jc w:val="left"/>
              <w:rPr>
                <w:color w:val="000000" w:themeColor="text1"/>
                <w:sz w:val="22"/>
                <w:szCs w:val="22"/>
              </w:rPr>
            </w:pPr>
            <w:r w:rsidRPr="12D99312">
              <w:rPr>
                <w:b w:val="0"/>
                <w:bCs w:val="0"/>
                <w:color w:val="000000" w:themeColor="text1"/>
                <w:sz w:val="22"/>
                <w:szCs w:val="22"/>
              </w:rPr>
              <w:t>JULIO MOISES JARQUIN MUNOZ</w:t>
            </w:r>
          </w:p>
        </w:tc>
        <w:tc>
          <w:tcPr>
            <w:tcW w:w="1425" w:type="dxa"/>
            <w:tcMar>
              <w:left w:w="90" w:type="dxa"/>
              <w:right w:w="90" w:type="dxa"/>
            </w:tcMar>
          </w:tcPr>
          <w:p w:rsidR="12D99312" w:rsidP="12D99312" w:rsidRDefault="12D99312" w14:paraId="41FB0A66" w14:textId="0302BED1">
            <w:pPr>
              <w:jc w:val="left"/>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12D99312">
              <w:rPr>
                <w:color w:val="000000" w:themeColor="text1"/>
                <w:sz w:val="22"/>
                <w:szCs w:val="22"/>
                <w:lang w:val="es-MX"/>
              </w:rPr>
              <w:t>SENIOR</w:t>
            </w:r>
          </w:p>
        </w:tc>
        <w:tc>
          <w:tcPr>
            <w:tcW w:w="5385" w:type="dxa"/>
            <w:tcMar>
              <w:left w:w="90" w:type="dxa"/>
              <w:right w:w="90" w:type="dxa"/>
            </w:tcMar>
          </w:tcPr>
          <w:p w:rsidR="12D99312" w:rsidP="12D99312" w:rsidRDefault="12D99312" w14:paraId="13C6FD72" w14:textId="47104E95">
            <w:pPr>
              <w:cnfStyle w:val="000000000000" w:firstRow="0" w:lastRow="0" w:firstColumn="0" w:lastColumn="0" w:oddVBand="0" w:evenVBand="0" w:oddHBand="0" w:evenHBand="0" w:firstRowFirstColumn="0" w:firstRowLastColumn="0" w:lastRowFirstColumn="0" w:lastRowLastColumn="0"/>
              <w:rPr>
                <w:color w:val="000000" w:themeColor="text1"/>
              </w:rPr>
            </w:pPr>
            <w:r w:rsidRPr="12D99312">
              <w:rPr>
                <w:color w:val="000000" w:themeColor="text1"/>
                <w:lang w:val="es-MX"/>
              </w:rPr>
              <w:t>Encargado de realizar la funcionalidad de Lugar</w:t>
            </w:r>
          </w:p>
        </w:tc>
      </w:tr>
      <w:tr w:rsidR="12D99312" w:rsidTr="12D99312" w14:paraId="43F5101D" w14:textId="77777777">
        <w:trPr>
          <w:trHeight w:val="300"/>
        </w:trPr>
        <w:tc>
          <w:tcPr>
            <w:cnfStyle w:val="001000000000" w:firstRow="0" w:lastRow="0" w:firstColumn="1" w:lastColumn="0" w:oddVBand="0" w:evenVBand="0" w:oddHBand="0" w:evenHBand="0" w:firstRowFirstColumn="0" w:firstRowLastColumn="0" w:lastRowFirstColumn="0" w:lastRowLastColumn="0"/>
            <w:tcW w:w="2550" w:type="dxa"/>
            <w:tcMar>
              <w:left w:w="90" w:type="dxa"/>
              <w:right w:w="90" w:type="dxa"/>
            </w:tcMar>
          </w:tcPr>
          <w:p w:rsidR="12D99312" w:rsidP="12D99312" w:rsidRDefault="12D99312" w14:paraId="0D42A2CF" w14:textId="5CD40899">
            <w:pPr>
              <w:jc w:val="left"/>
              <w:rPr>
                <w:color w:val="000000" w:themeColor="text1"/>
                <w:sz w:val="22"/>
                <w:szCs w:val="22"/>
              </w:rPr>
            </w:pPr>
            <w:r w:rsidRPr="12D99312">
              <w:rPr>
                <w:b w:val="0"/>
                <w:bCs w:val="0"/>
                <w:color w:val="000000" w:themeColor="text1"/>
                <w:sz w:val="22"/>
                <w:szCs w:val="22"/>
              </w:rPr>
              <w:t>KIJAN ACUNA MEDRANO</w:t>
            </w:r>
          </w:p>
        </w:tc>
        <w:tc>
          <w:tcPr>
            <w:tcW w:w="1425" w:type="dxa"/>
            <w:tcMar>
              <w:left w:w="90" w:type="dxa"/>
              <w:right w:w="90" w:type="dxa"/>
            </w:tcMar>
          </w:tcPr>
          <w:p w:rsidR="12D99312" w:rsidP="12D99312" w:rsidRDefault="12D99312" w14:paraId="3E09DDD6" w14:textId="3EB01B51">
            <w:pPr>
              <w:jc w:val="left"/>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12D99312">
              <w:rPr>
                <w:color w:val="000000" w:themeColor="text1"/>
                <w:sz w:val="22"/>
                <w:szCs w:val="22"/>
                <w:lang w:val="es-MX"/>
              </w:rPr>
              <w:t>SENIOR</w:t>
            </w:r>
          </w:p>
        </w:tc>
        <w:tc>
          <w:tcPr>
            <w:tcW w:w="5385" w:type="dxa"/>
            <w:tcMar>
              <w:left w:w="90" w:type="dxa"/>
              <w:right w:w="90" w:type="dxa"/>
            </w:tcMar>
          </w:tcPr>
          <w:p w:rsidR="12D99312" w:rsidP="12D99312" w:rsidRDefault="12D99312" w14:paraId="47A957C1" w14:textId="1B9554B1">
            <w:pPr>
              <w:cnfStyle w:val="000000000000" w:firstRow="0" w:lastRow="0" w:firstColumn="0" w:lastColumn="0" w:oddVBand="0" w:evenVBand="0" w:oddHBand="0" w:evenHBand="0" w:firstRowFirstColumn="0" w:firstRowLastColumn="0" w:lastRowFirstColumn="0" w:lastRowLastColumn="0"/>
              <w:rPr>
                <w:color w:val="000000" w:themeColor="text1"/>
              </w:rPr>
            </w:pPr>
            <w:r w:rsidRPr="12D99312">
              <w:rPr>
                <w:color w:val="000000" w:themeColor="text1"/>
                <w:lang w:val="es-MX"/>
              </w:rPr>
              <w:t>Encargado de realizar la funcionalidad de Imputado</w:t>
            </w:r>
          </w:p>
        </w:tc>
      </w:tr>
      <w:tr w:rsidR="12D99312" w:rsidTr="12D99312" w14:paraId="7174E934" w14:textId="77777777">
        <w:trPr>
          <w:trHeight w:val="300"/>
        </w:trPr>
        <w:tc>
          <w:tcPr>
            <w:cnfStyle w:val="001000000000" w:firstRow="0" w:lastRow="0" w:firstColumn="1" w:lastColumn="0" w:oddVBand="0" w:evenVBand="0" w:oddHBand="0" w:evenHBand="0" w:firstRowFirstColumn="0" w:firstRowLastColumn="0" w:lastRowFirstColumn="0" w:lastRowLastColumn="0"/>
            <w:tcW w:w="2550" w:type="dxa"/>
            <w:tcMar>
              <w:left w:w="90" w:type="dxa"/>
              <w:right w:w="90" w:type="dxa"/>
            </w:tcMar>
          </w:tcPr>
          <w:p w:rsidR="12D99312" w:rsidP="12D99312" w:rsidRDefault="12D99312" w14:paraId="14FC54FB" w14:textId="06A026B7">
            <w:pPr>
              <w:jc w:val="left"/>
              <w:rPr>
                <w:color w:val="000000" w:themeColor="text1"/>
                <w:sz w:val="22"/>
                <w:szCs w:val="22"/>
              </w:rPr>
            </w:pPr>
            <w:r w:rsidRPr="12D99312">
              <w:rPr>
                <w:b w:val="0"/>
                <w:bCs w:val="0"/>
                <w:color w:val="000000" w:themeColor="text1"/>
                <w:sz w:val="22"/>
                <w:szCs w:val="22"/>
              </w:rPr>
              <w:t>HADJI DEJAN LOAICIGA HERRERA</w:t>
            </w:r>
          </w:p>
        </w:tc>
        <w:tc>
          <w:tcPr>
            <w:tcW w:w="1425" w:type="dxa"/>
            <w:tcMar>
              <w:left w:w="90" w:type="dxa"/>
              <w:right w:w="90" w:type="dxa"/>
            </w:tcMar>
          </w:tcPr>
          <w:p w:rsidR="12D99312" w:rsidP="12D99312" w:rsidRDefault="12D99312" w14:paraId="539EA235" w14:textId="44A5C6BE">
            <w:pPr>
              <w:jc w:val="left"/>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12D99312">
              <w:rPr>
                <w:color w:val="000000" w:themeColor="text1"/>
                <w:sz w:val="22"/>
                <w:szCs w:val="22"/>
                <w:lang w:val="es-MX"/>
              </w:rPr>
              <w:t>JUNIOR</w:t>
            </w:r>
          </w:p>
        </w:tc>
        <w:tc>
          <w:tcPr>
            <w:tcW w:w="5385" w:type="dxa"/>
            <w:tcMar>
              <w:left w:w="90" w:type="dxa"/>
              <w:right w:w="90" w:type="dxa"/>
            </w:tcMar>
          </w:tcPr>
          <w:p w:rsidR="12D99312" w:rsidP="12D99312" w:rsidRDefault="12D99312" w14:paraId="218FC605" w14:textId="6161FD82">
            <w:pPr>
              <w:cnfStyle w:val="000000000000" w:firstRow="0" w:lastRow="0" w:firstColumn="0" w:lastColumn="0" w:oddVBand="0" w:evenVBand="0" w:oddHBand="0" w:evenHBand="0" w:firstRowFirstColumn="0" w:firstRowLastColumn="0" w:lastRowFirstColumn="0" w:lastRowLastColumn="0"/>
              <w:rPr>
                <w:color w:val="000000" w:themeColor="text1"/>
              </w:rPr>
            </w:pPr>
            <w:r w:rsidRPr="12D99312">
              <w:rPr>
                <w:color w:val="000000" w:themeColor="text1"/>
                <w:lang w:val="es-MX"/>
              </w:rPr>
              <w:t>Encargado de realizar la funcionalidad de Victima</w:t>
            </w:r>
          </w:p>
        </w:tc>
      </w:tr>
      <w:tr w:rsidR="12D99312" w:rsidTr="12D99312" w14:paraId="4855FFF6" w14:textId="77777777">
        <w:trPr>
          <w:trHeight w:val="300"/>
        </w:trPr>
        <w:tc>
          <w:tcPr>
            <w:cnfStyle w:val="001000000000" w:firstRow="0" w:lastRow="0" w:firstColumn="1" w:lastColumn="0" w:oddVBand="0" w:evenVBand="0" w:oddHBand="0" w:evenHBand="0" w:firstRowFirstColumn="0" w:firstRowLastColumn="0" w:lastRowFirstColumn="0" w:lastRowLastColumn="0"/>
            <w:tcW w:w="2550" w:type="dxa"/>
            <w:tcMar>
              <w:left w:w="90" w:type="dxa"/>
              <w:right w:w="90" w:type="dxa"/>
            </w:tcMar>
          </w:tcPr>
          <w:p w:rsidR="12D99312" w:rsidP="12D99312" w:rsidRDefault="12D99312" w14:paraId="1B5D77F0" w14:textId="59CC09E4">
            <w:pPr>
              <w:jc w:val="left"/>
              <w:rPr>
                <w:color w:val="000000" w:themeColor="text1"/>
                <w:sz w:val="22"/>
                <w:szCs w:val="22"/>
              </w:rPr>
            </w:pPr>
            <w:r w:rsidRPr="12D99312">
              <w:rPr>
                <w:b w:val="0"/>
                <w:bCs w:val="0"/>
                <w:color w:val="000000" w:themeColor="text1"/>
                <w:sz w:val="22"/>
                <w:szCs w:val="22"/>
              </w:rPr>
              <w:t>SAUL CÓRDOBA SOLIS</w:t>
            </w:r>
          </w:p>
        </w:tc>
        <w:tc>
          <w:tcPr>
            <w:tcW w:w="1425" w:type="dxa"/>
            <w:tcMar>
              <w:left w:w="90" w:type="dxa"/>
              <w:right w:w="90" w:type="dxa"/>
            </w:tcMar>
          </w:tcPr>
          <w:p w:rsidR="12D99312" w:rsidP="12D99312" w:rsidRDefault="12D99312" w14:paraId="6A61FEB3" w14:textId="486C5387">
            <w:pPr>
              <w:jc w:val="left"/>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12D99312">
              <w:rPr>
                <w:color w:val="000000" w:themeColor="text1"/>
                <w:sz w:val="22"/>
                <w:szCs w:val="22"/>
                <w:lang w:val="es-MX"/>
              </w:rPr>
              <w:t>JUNIOR</w:t>
            </w:r>
          </w:p>
        </w:tc>
        <w:tc>
          <w:tcPr>
            <w:tcW w:w="5385" w:type="dxa"/>
            <w:tcMar>
              <w:left w:w="90" w:type="dxa"/>
              <w:right w:w="90" w:type="dxa"/>
            </w:tcMar>
          </w:tcPr>
          <w:p w:rsidR="12D99312" w:rsidP="12D99312" w:rsidRDefault="12D99312" w14:paraId="6E7B80DD" w14:textId="614B32AD">
            <w:pPr>
              <w:cnfStyle w:val="000000000000" w:firstRow="0" w:lastRow="0" w:firstColumn="0" w:lastColumn="0" w:oddVBand="0" w:evenVBand="0" w:oddHBand="0" w:evenHBand="0" w:firstRowFirstColumn="0" w:firstRowLastColumn="0" w:lastRowFirstColumn="0" w:lastRowLastColumn="0"/>
              <w:rPr>
                <w:color w:val="000000" w:themeColor="text1"/>
              </w:rPr>
            </w:pPr>
            <w:r w:rsidRPr="12D99312">
              <w:rPr>
                <w:color w:val="000000" w:themeColor="text1"/>
                <w:lang w:val="es-MX"/>
              </w:rPr>
              <w:t>Encargado de realizar la funcionalidad de Organismo</w:t>
            </w:r>
          </w:p>
        </w:tc>
      </w:tr>
      <w:tr w:rsidR="12D99312" w:rsidTr="12D99312" w14:paraId="6DE414A9" w14:textId="77777777">
        <w:trPr>
          <w:trHeight w:val="300"/>
        </w:trPr>
        <w:tc>
          <w:tcPr>
            <w:cnfStyle w:val="001000000000" w:firstRow="0" w:lastRow="0" w:firstColumn="1" w:lastColumn="0" w:oddVBand="0" w:evenVBand="0" w:oddHBand="0" w:evenHBand="0" w:firstRowFirstColumn="0" w:firstRowLastColumn="0" w:lastRowFirstColumn="0" w:lastRowLastColumn="0"/>
            <w:tcW w:w="2550" w:type="dxa"/>
            <w:tcMar>
              <w:left w:w="90" w:type="dxa"/>
              <w:right w:w="90" w:type="dxa"/>
            </w:tcMar>
          </w:tcPr>
          <w:p w:rsidR="12D99312" w:rsidP="12D99312" w:rsidRDefault="12D99312" w14:paraId="42B3FC45" w14:textId="211F73BA">
            <w:pPr>
              <w:jc w:val="left"/>
              <w:rPr>
                <w:color w:val="000000" w:themeColor="text1"/>
                <w:sz w:val="22"/>
                <w:szCs w:val="22"/>
              </w:rPr>
            </w:pPr>
            <w:r w:rsidRPr="12D99312">
              <w:rPr>
                <w:b w:val="0"/>
                <w:bCs w:val="0"/>
                <w:color w:val="000000" w:themeColor="text1"/>
                <w:sz w:val="22"/>
                <w:szCs w:val="22"/>
              </w:rPr>
              <w:t>DILLAN RODRIGO BERMUDEZ GONZALEZ</w:t>
            </w:r>
          </w:p>
        </w:tc>
        <w:tc>
          <w:tcPr>
            <w:tcW w:w="1425" w:type="dxa"/>
            <w:tcMar>
              <w:left w:w="90" w:type="dxa"/>
              <w:right w:w="90" w:type="dxa"/>
            </w:tcMar>
          </w:tcPr>
          <w:p w:rsidR="12D99312" w:rsidP="12D99312" w:rsidRDefault="12D99312" w14:paraId="15AC9996" w14:textId="410ABB3A">
            <w:pPr>
              <w:jc w:val="left"/>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12D99312">
              <w:rPr>
                <w:color w:val="000000" w:themeColor="text1"/>
                <w:sz w:val="22"/>
                <w:szCs w:val="22"/>
                <w:lang w:val="es-MX"/>
              </w:rPr>
              <w:t>JUNIOR</w:t>
            </w:r>
          </w:p>
        </w:tc>
        <w:tc>
          <w:tcPr>
            <w:tcW w:w="5385" w:type="dxa"/>
            <w:tcMar>
              <w:left w:w="90" w:type="dxa"/>
              <w:right w:w="90" w:type="dxa"/>
            </w:tcMar>
          </w:tcPr>
          <w:p w:rsidR="12D99312" w:rsidP="12D99312" w:rsidRDefault="12D99312" w14:paraId="7C9AD6F8" w14:textId="1579698D">
            <w:pPr>
              <w:cnfStyle w:val="000000000000" w:firstRow="0" w:lastRow="0" w:firstColumn="0" w:lastColumn="0" w:oddVBand="0" w:evenVBand="0" w:oddHBand="0" w:evenHBand="0" w:firstRowFirstColumn="0" w:firstRowLastColumn="0" w:lastRowFirstColumn="0" w:lastRowLastColumn="0"/>
              <w:rPr>
                <w:color w:val="000000" w:themeColor="text1"/>
              </w:rPr>
            </w:pPr>
            <w:r w:rsidRPr="12D99312">
              <w:rPr>
                <w:color w:val="000000" w:themeColor="text1"/>
                <w:lang w:val="es-MX"/>
              </w:rPr>
              <w:t>Encargado de realizar la funcionalidad de Proceso Judicial</w:t>
            </w:r>
          </w:p>
        </w:tc>
      </w:tr>
      <w:tr w:rsidR="12D99312" w:rsidTr="12D99312" w14:paraId="617F3D89" w14:textId="77777777">
        <w:trPr>
          <w:trHeight w:val="300"/>
        </w:trPr>
        <w:tc>
          <w:tcPr>
            <w:cnfStyle w:val="001000000000" w:firstRow="0" w:lastRow="0" w:firstColumn="1" w:lastColumn="0" w:oddVBand="0" w:evenVBand="0" w:oddHBand="0" w:evenHBand="0" w:firstRowFirstColumn="0" w:firstRowLastColumn="0" w:lastRowFirstColumn="0" w:lastRowLastColumn="0"/>
            <w:tcW w:w="2550" w:type="dxa"/>
            <w:tcMar>
              <w:left w:w="90" w:type="dxa"/>
              <w:right w:w="90" w:type="dxa"/>
            </w:tcMar>
          </w:tcPr>
          <w:p w:rsidR="12D99312" w:rsidP="12D99312" w:rsidRDefault="12D99312" w14:paraId="442BE558" w14:textId="3BD7A20F">
            <w:pPr>
              <w:jc w:val="left"/>
              <w:rPr>
                <w:color w:val="000000" w:themeColor="text1"/>
                <w:sz w:val="22"/>
                <w:szCs w:val="22"/>
              </w:rPr>
            </w:pPr>
            <w:r w:rsidRPr="12D99312">
              <w:rPr>
                <w:b w:val="0"/>
                <w:bCs w:val="0"/>
                <w:color w:val="000000" w:themeColor="text1"/>
                <w:sz w:val="22"/>
                <w:szCs w:val="22"/>
              </w:rPr>
              <w:t>LISBETH RAMIREZ JIMENEZ</w:t>
            </w:r>
          </w:p>
        </w:tc>
        <w:tc>
          <w:tcPr>
            <w:tcW w:w="1425" w:type="dxa"/>
            <w:tcMar>
              <w:left w:w="90" w:type="dxa"/>
              <w:right w:w="90" w:type="dxa"/>
            </w:tcMar>
          </w:tcPr>
          <w:p w:rsidR="12D99312" w:rsidP="12D99312" w:rsidRDefault="12D99312" w14:paraId="02C28CFB" w14:textId="67A7C53F">
            <w:pPr>
              <w:jc w:val="left"/>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12D99312">
              <w:rPr>
                <w:color w:val="000000" w:themeColor="text1"/>
                <w:sz w:val="22"/>
                <w:szCs w:val="22"/>
                <w:lang w:val="es-MX"/>
              </w:rPr>
              <w:t>JUNIOR</w:t>
            </w:r>
          </w:p>
        </w:tc>
        <w:tc>
          <w:tcPr>
            <w:tcW w:w="5385" w:type="dxa"/>
            <w:tcMar>
              <w:left w:w="90" w:type="dxa"/>
              <w:right w:w="90" w:type="dxa"/>
            </w:tcMar>
          </w:tcPr>
          <w:p w:rsidR="12D99312" w:rsidP="12D99312" w:rsidRDefault="12D99312" w14:paraId="6ACDD69E" w14:textId="4BAAC247">
            <w:pPr>
              <w:cnfStyle w:val="000000000000" w:firstRow="0" w:lastRow="0" w:firstColumn="0" w:lastColumn="0" w:oddVBand="0" w:evenVBand="0" w:oddHBand="0" w:evenHBand="0" w:firstRowFirstColumn="0" w:firstRowLastColumn="0" w:lastRowFirstColumn="0" w:lastRowLastColumn="0"/>
              <w:rPr>
                <w:color w:val="000000" w:themeColor="text1"/>
              </w:rPr>
            </w:pPr>
            <w:r w:rsidRPr="12D99312">
              <w:rPr>
                <w:color w:val="000000" w:themeColor="text1"/>
                <w:lang w:val="es-MX"/>
              </w:rPr>
              <w:t>Encargado de realizar la funcionalidad de Tipo de victima</w:t>
            </w:r>
          </w:p>
        </w:tc>
      </w:tr>
      <w:tr w:rsidR="12D99312" w:rsidTr="12D99312" w14:paraId="28AB6F49" w14:textId="77777777">
        <w:trPr>
          <w:trHeight w:val="300"/>
        </w:trPr>
        <w:tc>
          <w:tcPr>
            <w:cnfStyle w:val="001000000000" w:firstRow="0" w:lastRow="0" w:firstColumn="1" w:lastColumn="0" w:oddVBand="0" w:evenVBand="0" w:oddHBand="0" w:evenHBand="0" w:firstRowFirstColumn="0" w:firstRowLastColumn="0" w:lastRowFirstColumn="0" w:lastRowLastColumn="0"/>
            <w:tcW w:w="2550" w:type="dxa"/>
            <w:tcMar>
              <w:left w:w="90" w:type="dxa"/>
              <w:right w:w="90" w:type="dxa"/>
            </w:tcMar>
          </w:tcPr>
          <w:p w:rsidR="12D99312" w:rsidP="12D99312" w:rsidRDefault="12D99312" w14:paraId="506E534E" w14:textId="52F44966">
            <w:pPr>
              <w:jc w:val="left"/>
              <w:rPr>
                <w:color w:val="000000" w:themeColor="text1"/>
                <w:sz w:val="22"/>
                <w:szCs w:val="22"/>
              </w:rPr>
            </w:pPr>
            <w:r w:rsidRPr="12D99312">
              <w:rPr>
                <w:b w:val="0"/>
                <w:bCs w:val="0"/>
                <w:color w:val="000000" w:themeColor="text1"/>
                <w:sz w:val="22"/>
                <w:szCs w:val="22"/>
              </w:rPr>
              <w:t>MICHAEL ARAUZ TORREZ</w:t>
            </w:r>
          </w:p>
        </w:tc>
        <w:tc>
          <w:tcPr>
            <w:tcW w:w="1425" w:type="dxa"/>
            <w:tcMar>
              <w:left w:w="90" w:type="dxa"/>
              <w:right w:w="90" w:type="dxa"/>
            </w:tcMar>
          </w:tcPr>
          <w:p w:rsidR="12D99312" w:rsidP="12D99312" w:rsidRDefault="12D99312" w14:paraId="36A20F55" w14:textId="74EF80A9">
            <w:pPr>
              <w:jc w:val="left"/>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12D99312">
              <w:rPr>
                <w:color w:val="000000" w:themeColor="text1"/>
                <w:sz w:val="22"/>
                <w:szCs w:val="22"/>
                <w:lang w:val="es-MX"/>
              </w:rPr>
              <w:t>JUNIOR</w:t>
            </w:r>
          </w:p>
        </w:tc>
        <w:tc>
          <w:tcPr>
            <w:tcW w:w="5385" w:type="dxa"/>
            <w:tcMar>
              <w:left w:w="90" w:type="dxa"/>
              <w:right w:w="90" w:type="dxa"/>
            </w:tcMar>
          </w:tcPr>
          <w:p w:rsidR="12D99312" w:rsidP="12D99312" w:rsidRDefault="12D99312" w14:paraId="5B15D8F5" w14:textId="165FC5BC">
            <w:pPr>
              <w:cnfStyle w:val="000000000000" w:firstRow="0" w:lastRow="0" w:firstColumn="0" w:lastColumn="0" w:oddVBand="0" w:evenVBand="0" w:oddHBand="0" w:evenHBand="0" w:firstRowFirstColumn="0" w:firstRowLastColumn="0" w:lastRowFirstColumn="0" w:lastRowLastColumn="0"/>
              <w:rPr>
                <w:color w:val="000000" w:themeColor="text1"/>
              </w:rPr>
            </w:pPr>
            <w:r w:rsidRPr="12D99312">
              <w:rPr>
                <w:color w:val="000000" w:themeColor="text1"/>
                <w:lang w:val="es-MX"/>
              </w:rPr>
              <w:t>Encargado de realizar la funcionalidad de Identidad de genero</w:t>
            </w:r>
          </w:p>
        </w:tc>
      </w:tr>
      <w:tr w:rsidR="12D99312" w:rsidTr="12D99312" w14:paraId="05FEF799" w14:textId="77777777">
        <w:trPr>
          <w:trHeight w:val="300"/>
        </w:trPr>
        <w:tc>
          <w:tcPr>
            <w:cnfStyle w:val="001000000000" w:firstRow="0" w:lastRow="0" w:firstColumn="1" w:lastColumn="0" w:oddVBand="0" w:evenVBand="0" w:oddHBand="0" w:evenHBand="0" w:firstRowFirstColumn="0" w:firstRowLastColumn="0" w:lastRowFirstColumn="0" w:lastRowLastColumn="0"/>
            <w:tcW w:w="2550" w:type="dxa"/>
            <w:tcMar>
              <w:left w:w="90" w:type="dxa"/>
              <w:right w:w="90" w:type="dxa"/>
            </w:tcMar>
          </w:tcPr>
          <w:p w:rsidR="12D99312" w:rsidP="12D99312" w:rsidRDefault="12D99312" w14:paraId="4192551E" w14:textId="2E0223EF">
            <w:pPr>
              <w:jc w:val="left"/>
              <w:rPr>
                <w:color w:val="000000" w:themeColor="text1"/>
                <w:sz w:val="22"/>
                <w:szCs w:val="22"/>
              </w:rPr>
            </w:pPr>
            <w:r w:rsidRPr="12D99312">
              <w:rPr>
                <w:b w:val="0"/>
                <w:bCs w:val="0"/>
                <w:color w:val="000000" w:themeColor="text1"/>
                <w:sz w:val="22"/>
                <w:szCs w:val="22"/>
              </w:rPr>
              <w:t>TISHARY SALLAR FOSTER BLAKE</w:t>
            </w:r>
          </w:p>
        </w:tc>
        <w:tc>
          <w:tcPr>
            <w:tcW w:w="1425" w:type="dxa"/>
            <w:tcMar>
              <w:left w:w="90" w:type="dxa"/>
              <w:right w:w="90" w:type="dxa"/>
            </w:tcMar>
          </w:tcPr>
          <w:p w:rsidR="12D99312" w:rsidP="12D99312" w:rsidRDefault="12D99312" w14:paraId="65AF34A7" w14:textId="690B0A70">
            <w:pPr>
              <w:jc w:val="left"/>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12D99312">
              <w:rPr>
                <w:color w:val="000000" w:themeColor="text1"/>
                <w:sz w:val="22"/>
                <w:szCs w:val="22"/>
                <w:lang w:val="es-MX"/>
              </w:rPr>
              <w:t>JUNIOR</w:t>
            </w:r>
          </w:p>
        </w:tc>
        <w:tc>
          <w:tcPr>
            <w:tcW w:w="5385" w:type="dxa"/>
            <w:tcMar>
              <w:left w:w="90" w:type="dxa"/>
              <w:right w:w="90" w:type="dxa"/>
            </w:tcMar>
          </w:tcPr>
          <w:p w:rsidR="12D99312" w:rsidP="12D99312" w:rsidRDefault="12D99312" w14:paraId="65F69479" w14:textId="5A6B7D17">
            <w:pPr>
              <w:cnfStyle w:val="000000000000" w:firstRow="0" w:lastRow="0" w:firstColumn="0" w:lastColumn="0" w:oddVBand="0" w:evenVBand="0" w:oddHBand="0" w:evenHBand="0" w:firstRowFirstColumn="0" w:firstRowLastColumn="0" w:lastRowFirstColumn="0" w:lastRowLastColumn="0"/>
              <w:rPr>
                <w:color w:val="000000" w:themeColor="text1"/>
              </w:rPr>
            </w:pPr>
            <w:r w:rsidRPr="12D99312">
              <w:rPr>
                <w:color w:val="000000" w:themeColor="text1"/>
                <w:lang w:val="es-MX"/>
              </w:rPr>
              <w:t>Encargado de realizar la funcionalidad de Modalidad</w:t>
            </w:r>
          </w:p>
        </w:tc>
      </w:tr>
      <w:tr w:rsidR="12D99312" w:rsidTr="12D99312" w14:paraId="5AB56FF0" w14:textId="77777777">
        <w:trPr>
          <w:trHeight w:val="300"/>
        </w:trPr>
        <w:tc>
          <w:tcPr>
            <w:cnfStyle w:val="001000000000" w:firstRow="0" w:lastRow="0" w:firstColumn="1" w:lastColumn="0" w:oddVBand="0" w:evenVBand="0" w:oddHBand="0" w:evenHBand="0" w:firstRowFirstColumn="0" w:firstRowLastColumn="0" w:lastRowFirstColumn="0" w:lastRowLastColumn="0"/>
            <w:tcW w:w="2550" w:type="dxa"/>
            <w:tcMar>
              <w:left w:w="90" w:type="dxa"/>
              <w:right w:w="90" w:type="dxa"/>
            </w:tcMar>
          </w:tcPr>
          <w:p w:rsidR="12D99312" w:rsidP="12D99312" w:rsidRDefault="12D99312" w14:paraId="4F78F1EA" w14:textId="331A3350">
            <w:pPr>
              <w:jc w:val="left"/>
              <w:rPr>
                <w:color w:val="000000" w:themeColor="text1"/>
                <w:sz w:val="22"/>
                <w:szCs w:val="22"/>
              </w:rPr>
            </w:pPr>
            <w:r w:rsidRPr="12D99312">
              <w:rPr>
                <w:b w:val="0"/>
                <w:bCs w:val="0"/>
                <w:color w:val="000000" w:themeColor="text1"/>
                <w:sz w:val="22"/>
                <w:szCs w:val="22"/>
              </w:rPr>
              <w:t>GENESIS SEQUEIRA NAVARRO</w:t>
            </w:r>
          </w:p>
        </w:tc>
        <w:tc>
          <w:tcPr>
            <w:tcW w:w="1425" w:type="dxa"/>
            <w:tcMar>
              <w:left w:w="90" w:type="dxa"/>
              <w:right w:w="90" w:type="dxa"/>
            </w:tcMar>
          </w:tcPr>
          <w:p w:rsidR="12D99312" w:rsidP="12D99312" w:rsidRDefault="12D99312" w14:paraId="0E6FC50C" w14:textId="7259D8F7">
            <w:pPr>
              <w:jc w:val="left"/>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12D99312">
              <w:rPr>
                <w:color w:val="000000" w:themeColor="text1"/>
                <w:sz w:val="22"/>
                <w:szCs w:val="22"/>
                <w:lang w:val="es-MX"/>
              </w:rPr>
              <w:t>JUNIOR</w:t>
            </w:r>
          </w:p>
        </w:tc>
        <w:tc>
          <w:tcPr>
            <w:tcW w:w="5385" w:type="dxa"/>
            <w:tcMar>
              <w:left w:w="90" w:type="dxa"/>
              <w:right w:w="90" w:type="dxa"/>
            </w:tcMar>
          </w:tcPr>
          <w:p w:rsidR="12D99312" w:rsidP="12D99312" w:rsidRDefault="12D99312" w14:paraId="15ADAC78" w14:textId="21547D6A">
            <w:pPr>
              <w:cnfStyle w:val="000000000000" w:firstRow="0" w:lastRow="0" w:firstColumn="0" w:lastColumn="0" w:oddVBand="0" w:evenVBand="0" w:oddHBand="0" w:evenHBand="0" w:firstRowFirstColumn="0" w:firstRowLastColumn="0" w:lastRowFirstColumn="0" w:lastRowLastColumn="0"/>
              <w:rPr>
                <w:color w:val="000000" w:themeColor="text1"/>
              </w:rPr>
            </w:pPr>
            <w:r w:rsidRPr="12D99312">
              <w:rPr>
                <w:color w:val="000000" w:themeColor="text1"/>
                <w:lang w:val="es-MX"/>
              </w:rPr>
              <w:t>Encargado de realizar la funcionalidad de Nivel Educativo</w:t>
            </w:r>
          </w:p>
        </w:tc>
      </w:tr>
      <w:tr w:rsidR="12D99312" w:rsidTr="12D99312" w14:paraId="49732B2C" w14:textId="77777777">
        <w:trPr>
          <w:trHeight w:val="300"/>
        </w:trPr>
        <w:tc>
          <w:tcPr>
            <w:cnfStyle w:val="001000000000" w:firstRow="0" w:lastRow="0" w:firstColumn="1" w:lastColumn="0" w:oddVBand="0" w:evenVBand="0" w:oddHBand="0" w:evenHBand="0" w:firstRowFirstColumn="0" w:firstRowLastColumn="0" w:lastRowFirstColumn="0" w:lastRowLastColumn="0"/>
            <w:tcW w:w="2550" w:type="dxa"/>
            <w:tcMar>
              <w:left w:w="90" w:type="dxa"/>
              <w:right w:w="90" w:type="dxa"/>
            </w:tcMar>
          </w:tcPr>
          <w:p w:rsidR="12D99312" w:rsidP="12D99312" w:rsidRDefault="12D99312" w14:paraId="12890682" w14:textId="6EA58343">
            <w:pPr>
              <w:jc w:val="left"/>
              <w:rPr>
                <w:color w:val="000000" w:themeColor="text1"/>
                <w:sz w:val="22"/>
                <w:szCs w:val="22"/>
              </w:rPr>
            </w:pPr>
            <w:r w:rsidRPr="12D99312">
              <w:rPr>
                <w:b w:val="0"/>
                <w:bCs w:val="0"/>
                <w:color w:val="000000" w:themeColor="text1"/>
                <w:sz w:val="22"/>
                <w:szCs w:val="22"/>
              </w:rPr>
              <w:t>RONNY SALGADO MORAGA</w:t>
            </w:r>
          </w:p>
        </w:tc>
        <w:tc>
          <w:tcPr>
            <w:tcW w:w="1425" w:type="dxa"/>
            <w:tcMar>
              <w:left w:w="90" w:type="dxa"/>
              <w:right w:w="90" w:type="dxa"/>
            </w:tcMar>
          </w:tcPr>
          <w:p w:rsidR="12D99312" w:rsidP="12D99312" w:rsidRDefault="12D99312" w14:paraId="071B8841" w14:textId="7EDEBE2F">
            <w:pPr>
              <w:jc w:val="left"/>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12D99312">
              <w:rPr>
                <w:color w:val="000000" w:themeColor="text1"/>
                <w:sz w:val="22"/>
                <w:szCs w:val="22"/>
                <w:lang w:val="es-MX"/>
              </w:rPr>
              <w:t>JUNIOR</w:t>
            </w:r>
          </w:p>
        </w:tc>
        <w:tc>
          <w:tcPr>
            <w:tcW w:w="5385" w:type="dxa"/>
            <w:tcMar>
              <w:left w:w="90" w:type="dxa"/>
              <w:right w:w="90" w:type="dxa"/>
            </w:tcMar>
          </w:tcPr>
          <w:p w:rsidR="12D99312" w:rsidP="12D99312" w:rsidRDefault="12D99312" w14:paraId="178E0618" w14:textId="3D36EDA3">
            <w:pPr>
              <w:cnfStyle w:val="000000000000" w:firstRow="0" w:lastRow="0" w:firstColumn="0" w:lastColumn="0" w:oddVBand="0" w:evenVBand="0" w:oddHBand="0" w:evenHBand="0" w:firstRowFirstColumn="0" w:firstRowLastColumn="0" w:lastRowFirstColumn="0" w:lastRowLastColumn="0"/>
              <w:rPr>
                <w:color w:val="000000" w:themeColor="text1"/>
              </w:rPr>
            </w:pPr>
            <w:r w:rsidRPr="12D99312">
              <w:rPr>
                <w:color w:val="000000" w:themeColor="text1"/>
                <w:lang w:val="es-MX"/>
              </w:rPr>
              <w:t>Encargado de realizar la funcionalidad de Orientación Sexual</w:t>
            </w:r>
          </w:p>
        </w:tc>
      </w:tr>
      <w:tr w:rsidR="12D99312" w:rsidTr="12D99312" w14:paraId="5F5EF999" w14:textId="77777777">
        <w:trPr>
          <w:trHeight w:val="300"/>
        </w:trPr>
        <w:tc>
          <w:tcPr>
            <w:cnfStyle w:val="001000000000" w:firstRow="0" w:lastRow="0" w:firstColumn="1" w:lastColumn="0" w:oddVBand="0" w:evenVBand="0" w:oddHBand="0" w:evenHBand="0" w:firstRowFirstColumn="0" w:firstRowLastColumn="0" w:lastRowFirstColumn="0" w:lastRowLastColumn="0"/>
            <w:tcW w:w="2550" w:type="dxa"/>
            <w:tcMar>
              <w:left w:w="90" w:type="dxa"/>
              <w:right w:w="90" w:type="dxa"/>
            </w:tcMar>
          </w:tcPr>
          <w:p w:rsidR="12D99312" w:rsidP="12D99312" w:rsidRDefault="12D99312" w14:paraId="17A079AA" w14:textId="3142BC63">
            <w:pPr>
              <w:jc w:val="left"/>
              <w:rPr>
                <w:color w:val="000000" w:themeColor="text1"/>
                <w:sz w:val="22"/>
                <w:szCs w:val="22"/>
              </w:rPr>
            </w:pPr>
            <w:r w:rsidRPr="12D99312">
              <w:rPr>
                <w:b w:val="0"/>
                <w:bCs w:val="0"/>
                <w:color w:val="000000" w:themeColor="text1"/>
                <w:sz w:val="22"/>
                <w:szCs w:val="22"/>
              </w:rPr>
              <w:t>DILLAN GUZMÁN ON</w:t>
            </w:r>
          </w:p>
        </w:tc>
        <w:tc>
          <w:tcPr>
            <w:tcW w:w="1425" w:type="dxa"/>
            <w:tcMar>
              <w:left w:w="90" w:type="dxa"/>
              <w:right w:w="90" w:type="dxa"/>
            </w:tcMar>
          </w:tcPr>
          <w:p w:rsidR="12D99312" w:rsidP="12D99312" w:rsidRDefault="12D99312" w14:paraId="0CFFAD53" w14:textId="6D7BDA40">
            <w:pPr>
              <w:jc w:val="left"/>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12D99312">
              <w:rPr>
                <w:color w:val="000000" w:themeColor="text1"/>
                <w:sz w:val="22"/>
                <w:szCs w:val="22"/>
                <w:lang w:val="es-MX"/>
              </w:rPr>
              <w:t>JUNIOR</w:t>
            </w:r>
          </w:p>
        </w:tc>
        <w:tc>
          <w:tcPr>
            <w:tcW w:w="5385" w:type="dxa"/>
            <w:tcMar>
              <w:left w:w="90" w:type="dxa"/>
              <w:right w:w="90" w:type="dxa"/>
            </w:tcMar>
          </w:tcPr>
          <w:p w:rsidR="12D99312" w:rsidP="12D99312" w:rsidRDefault="12D99312" w14:paraId="624B0654" w14:textId="4A703765">
            <w:pPr>
              <w:cnfStyle w:val="000000000000" w:firstRow="0" w:lastRow="0" w:firstColumn="0" w:lastColumn="0" w:oddVBand="0" w:evenVBand="0" w:oddHBand="0" w:evenHBand="0" w:firstRowFirstColumn="0" w:firstRowLastColumn="0" w:lastRowFirstColumn="0" w:lastRowLastColumn="0"/>
              <w:rPr>
                <w:color w:val="000000" w:themeColor="text1"/>
              </w:rPr>
            </w:pPr>
            <w:r w:rsidRPr="12D99312">
              <w:rPr>
                <w:color w:val="000000" w:themeColor="text1"/>
                <w:lang w:val="es-MX"/>
              </w:rPr>
              <w:t>Encargado de realizar la funcionalidad de Situación Jurídica</w:t>
            </w:r>
          </w:p>
        </w:tc>
      </w:tr>
      <w:tr w:rsidR="12D99312" w:rsidTr="12D99312" w14:paraId="7B5183DB" w14:textId="77777777">
        <w:trPr>
          <w:trHeight w:val="300"/>
        </w:trPr>
        <w:tc>
          <w:tcPr>
            <w:cnfStyle w:val="001000000000" w:firstRow="0" w:lastRow="0" w:firstColumn="1" w:lastColumn="0" w:oddVBand="0" w:evenVBand="0" w:oddHBand="0" w:evenHBand="0" w:firstRowFirstColumn="0" w:firstRowLastColumn="0" w:lastRowFirstColumn="0" w:lastRowLastColumn="0"/>
            <w:tcW w:w="2550" w:type="dxa"/>
            <w:tcMar>
              <w:left w:w="90" w:type="dxa"/>
              <w:right w:w="90" w:type="dxa"/>
            </w:tcMar>
          </w:tcPr>
          <w:p w:rsidR="12D99312" w:rsidP="12D99312" w:rsidRDefault="12D99312" w14:paraId="6F52481D" w14:textId="6582550C">
            <w:pPr>
              <w:jc w:val="left"/>
              <w:rPr>
                <w:color w:val="000000" w:themeColor="text1"/>
                <w:sz w:val="22"/>
                <w:szCs w:val="22"/>
              </w:rPr>
            </w:pPr>
            <w:r w:rsidRPr="12D99312">
              <w:rPr>
                <w:b w:val="0"/>
                <w:bCs w:val="0"/>
                <w:color w:val="000000" w:themeColor="text1"/>
                <w:sz w:val="22"/>
                <w:szCs w:val="22"/>
              </w:rPr>
              <w:t>KENDALL BARRANTES PANIAGUA</w:t>
            </w:r>
          </w:p>
        </w:tc>
        <w:tc>
          <w:tcPr>
            <w:tcW w:w="1425" w:type="dxa"/>
            <w:tcMar>
              <w:left w:w="90" w:type="dxa"/>
              <w:right w:w="90" w:type="dxa"/>
            </w:tcMar>
          </w:tcPr>
          <w:p w:rsidR="12D99312" w:rsidP="12D99312" w:rsidRDefault="12D99312" w14:paraId="5F409037" w14:textId="20007729">
            <w:pPr>
              <w:jc w:val="left"/>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12D99312">
              <w:rPr>
                <w:color w:val="000000" w:themeColor="text1"/>
                <w:sz w:val="22"/>
                <w:szCs w:val="22"/>
                <w:lang w:val="es-MX"/>
              </w:rPr>
              <w:t>JUNIOR</w:t>
            </w:r>
          </w:p>
        </w:tc>
        <w:tc>
          <w:tcPr>
            <w:tcW w:w="5385" w:type="dxa"/>
            <w:tcMar>
              <w:left w:w="90" w:type="dxa"/>
              <w:right w:w="90" w:type="dxa"/>
            </w:tcMar>
          </w:tcPr>
          <w:p w:rsidR="12D99312" w:rsidP="12D99312" w:rsidRDefault="12D99312" w14:paraId="41D8372D" w14:textId="3BFF1318">
            <w:pPr>
              <w:cnfStyle w:val="000000000000" w:firstRow="0" w:lastRow="0" w:firstColumn="0" w:lastColumn="0" w:oddVBand="0" w:evenVBand="0" w:oddHBand="0" w:evenHBand="0" w:firstRowFirstColumn="0" w:firstRowLastColumn="0" w:lastRowFirstColumn="0" w:lastRowLastColumn="0"/>
              <w:rPr>
                <w:color w:val="000000" w:themeColor="text1"/>
              </w:rPr>
            </w:pPr>
            <w:r w:rsidRPr="12D99312">
              <w:rPr>
                <w:color w:val="000000" w:themeColor="text1"/>
                <w:lang w:val="es-MX"/>
              </w:rPr>
              <w:t>Encargado de realizar la funcionalidad de Tipo de Lugar</w:t>
            </w:r>
          </w:p>
        </w:tc>
      </w:tr>
      <w:tr w:rsidR="12D99312" w:rsidTr="12D99312" w14:paraId="037A004F" w14:textId="77777777">
        <w:trPr>
          <w:trHeight w:val="300"/>
        </w:trPr>
        <w:tc>
          <w:tcPr>
            <w:cnfStyle w:val="001000000000" w:firstRow="0" w:lastRow="0" w:firstColumn="1" w:lastColumn="0" w:oddVBand="0" w:evenVBand="0" w:oddHBand="0" w:evenHBand="0" w:firstRowFirstColumn="0" w:firstRowLastColumn="0" w:lastRowFirstColumn="0" w:lastRowLastColumn="0"/>
            <w:tcW w:w="2550" w:type="dxa"/>
            <w:tcMar>
              <w:left w:w="90" w:type="dxa"/>
              <w:right w:w="90" w:type="dxa"/>
            </w:tcMar>
          </w:tcPr>
          <w:p w:rsidR="12D99312" w:rsidP="12D99312" w:rsidRDefault="12D99312" w14:paraId="513661BB" w14:textId="705C31B8">
            <w:pPr>
              <w:jc w:val="left"/>
              <w:rPr>
                <w:color w:val="000000" w:themeColor="text1"/>
                <w:sz w:val="22"/>
                <w:szCs w:val="22"/>
              </w:rPr>
            </w:pPr>
            <w:r w:rsidRPr="12D99312">
              <w:rPr>
                <w:b w:val="0"/>
                <w:bCs w:val="0"/>
                <w:color w:val="000000" w:themeColor="text1"/>
                <w:sz w:val="22"/>
                <w:szCs w:val="22"/>
              </w:rPr>
              <w:t>ANA AGUILAR VANEGAS</w:t>
            </w:r>
          </w:p>
        </w:tc>
        <w:tc>
          <w:tcPr>
            <w:tcW w:w="1425" w:type="dxa"/>
            <w:tcMar>
              <w:left w:w="90" w:type="dxa"/>
              <w:right w:w="90" w:type="dxa"/>
            </w:tcMar>
          </w:tcPr>
          <w:p w:rsidR="12D99312" w:rsidP="12D99312" w:rsidRDefault="12D99312" w14:paraId="229FA573" w14:textId="7D9ADF4E">
            <w:pPr>
              <w:jc w:val="left"/>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12D99312">
              <w:rPr>
                <w:color w:val="000000" w:themeColor="text1"/>
                <w:sz w:val="22"/>
                <w:szCs w:val="22"/>
                <w:lang w:val="es-MX"/>
              </w:rPr>
              <w:t>JUNIOR</w:t>
            </w:r>
          </w:p>
        </w:tc>
        <w:tc>
          <w:tcPr>
            <w:tcW w:w="5385" w:type="dxa"/>
            <w:tcMar>
              <w:left w:w="90" w:type="dxa"/>
              <w:right w:w="90" w:type="dxa"/>
            </w:tcMar>
          </w:tcPr>
          <w:p w:rsidR="12D99312" w:rsidP="12D99312" w:rsidRDefault="12D99312" w14:paraId="40D316BB" w14:textId="04470B02">
            <w:pPr>
              <w:cnfStyle w:val="000000000000" w:firstRow="0" w:lastRow="0" w:firstColumn="0" w:lastColumn="0" w:oddVBand="0" w:evenVBand="0" w:oddHBand="0" w:evenHBand="0" w:firstRowFirstColumn="0" w:firstRowLastColumn="0" w:lastRowFirstColumn="0" w:lastRowLastColumn="0"/>
              <w:rPr>
                <w:color w:val="000000" w:themeColor="text1"/>
              </w:rPr>
            </w:pPr>
            <w:r w:rsidRPr="12D99312">
              <w:rPr>
                <w:color w:val="000000" w:themeColor="text1"/>
                <w:lang w:val="es-MX"/>
              </w:rPr>
              <w:t>Encargado de realizar la funcionalidad de Tipo de Relación</w:t>
            </w:r>
          </w:p>
        </w:tc>
      </w:tr>
    </w:tbl>
    <w:p w:rsidR="12D99312" w:rsidP="12D99312" w:rsidRDefault="12D99312" w14:paraId="49DE7D81" w14:textId="495E3D83">
      <w:pPr>
        <w:spacing w:after="160" w:line="259" w:lineRule="auto"/>
        <w:jc w:val="left"/>
      </w:pPr>
    </w:p>
    <w:p w:rsidR="12D99312" w:rsidP="12D99312" w:rsidRDefault="12D99312" w14:paraId="040279B5" w14:textId="3DDC3A54">
      <w:pPr>
        <w:pStyle w:val="Heading1"/>
      </w:pPr>
    </w:p>
    <w:p w:rsidR="12D99312" w:rsidP="12D99312" w:rsidRDefault="12D99312" w14:paraId="078B8D6E" w14:textId="486767A5"/>
    <w:p w:rsidR="12D99312" w:rsidP="12D99312" w:rsidRDefault="12D99312" w14:paraId="376E787C" w14:textId="57B809D1"/>
    <w:p w:rsidR="12D99312" w:rsidP="12D99312" w:rsidRDefault="12D99312" w14:paraId="7109D526" w14:textId="3C6F1F4F"/>
    <w:p w:rsidR="12D99312" w:rsidP="12D99312" w:rsidRDefault="12D99312" w14:paraId="30355A4F" w14:textId="631FD0A4"/>
    <w:p w:rsidR="12D99312" w:rsidP="12D99312" w:rsidRDefault="12D99312" w14:paraId="6A110EAF" w14:textId="6509D98A"/>
    <w:p w:rsidR="12D99312" w:rsidP="12D99312" w:rsidRDefault="12D99312" w14:paraId="08E520B6" w14:textId="7F876235"/>
    <w:p w:rsidR="12D99312" w:rsidP="12D99312" w:rsidRDefault="12D99312" w14:paraId="5D1D4669" w14:textId="65EC43C9"/>
    <w:p w:rsidR="12D99312" w:rsidP="12D99312" w:rsidRDefault="12D99312" w14:paraId="2183997B" w14:textId="1D16BAC3"/>
    <w:p w:rsidR="12D99312" w:rsidP="12D99312" w:rsidRDefault="12D99312" w14:paraId="7489FEEB" w14:textId="10D6548E"/>
    <w:p w:rsidR="12D99312" w:rsidP="12D99312" w:rsidRDefault="12D99312" w14:paraId="5327DF0A" w14:textId="7BA43F9D"/>
    <w:p w:rsidR="001A6D95" w:rsidP="00EB7794" w:rsidRDefault="1E96E244" w14:paraId="59A756D5" w14:textId="41E7D7DB">
      <w:pPr>
        <w:pStyle w:val="Heading1"/>
      </w:pPr>
      <w:bookmarkStart w:name="_Toc133059968" w:id="114"/>
      <w:bookmarkStart w:name="_Toc253972101" w:id="115"/>
      <w:r>
        <w:t>Anexos</w:t>
      </w:r>
      <w:bookmarkEnd w:id="114"/>
      <w:bookmarkEnd w:id="115"/>
    </w:p>
    <w:p w:rsidR="001A6D95" w:rsidP="001A6D95" w:rsidRDefault="001A6D95" w14:paraId="1E47818E" w14:textId="02246473"/>
    <w:p w:rsidRPr="001A6D95" w:rsidR="001A6D95" w:rsidP="001E542C" w:rsidRDefault="001A6D95" w14:paraId="557FDC24" w14:textId="75E1FC02">
      <w:pPr>
        <w:pStyle w:val="Heading2"/>
      </w:pPr>
    </w:p>
    <w:p w:rsidR="00B03726" w:rsidP="004E5410" w:rsidRDefault="1E96E244" w14:paraId="50499325" w14:textId="4FFB6D77">
      <w:pPr>
        <w:pStyle w:val="Heading2"/>
      </w:pPr>
      <w:bookmarkStart w:name="_Toc1894712354" w:id="116"/>
      <w:r>
        <w:t>Asignación de funcionalidades</w:t>
      </w:r>
      <w:bookmarkEnd w:id="116"/>
    </w:p>
    <w:p w:rsidR="001E542C" w:rsidP="001A6D95" w:rsidRDefault="001E542C" w14:paraId="5CECF2D5" w14:textId="4FFB6D77"/>
    <w:tbl>
      <w:tblPr>
        <w:tblStyle w:val="TableGrid"/>
        <w:tblW w:w="8550" w:type="dxa"/>
        <w:tblLayout w:type="fixed"/>
        <w:tblLook w:val="04A0" w:firstRow="1" w:lastRow="0" w:firstColumn="1" w:lastColumn="0" w:noHBand="0" w:noVBand="1"/>
      </w:tblPr>
      <w:tblGrid>
        <w:gridCol w:w="645"/>
        <w:gridCol w:w="2355"/>
        <w:gridCol w:w="4065"/>
        <w:gridCol w:w="1485"/>
      </w:tblGrid>
      <w:tr w:rsidR="001E542C" w14:paraId="715035C0" w14:textId="77777777">
        <w:trPr>
          <w:trHeight w:val="300"/>
        </w:trPr>
        <w:tc>
          <w:tcPr>
            <w:tcW w:w="64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01304F16" w14:textId="77777777">
            <w:pPr>
              <w:jc w:val="center"/>
            </w:pPr>
            <w:r w:rsidRPr="3BAB4BDC">
              <w:rPr>
                <w:b/>
                <w:bCs/>
              </w:rPr>
              <w:t>N</w:t>
            </w:r>
          </w:p>
        </w:tc>
        <w:tc>
          <w:tcPr>
            <w:tcW w:w="235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3556B311" w14:textId="77777777">
            <w:pPr>
              <w:jc w:val="center"/>
            </w:pPr>
            <w:r w:rsidRPr="3BAB4BDC">
              <w:rPr>
                <w:b/>
                <w:bCs/>
              </w:rPr>
              <w:t>Desarrollador</w:t>
            </w:r>
          </w:p>
        </w:tc>
        <w:tc>
          <w:tcPr>
            <w:tcW w:w="406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5A20763B" w14:textId="77777777">
            <w:pPr>
              <w:jc w:val="center"/>
            </w:pPr>
            <w:r w:rsidRPr="3BAB4BDC">
              <w:rPr>
                <w:b/>
                <w:bCs/>
              </w:rPr>
              <w:t>Funcionalidad</w:t>
            </w:r>
          </w:p>
        </w:tc>
        <w:tc>
          <w:tcPr>
            <w:tcW w:w="148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2A649FB9" w14:textId="77777777">
            <w:pPr>
              <w:jc w:val="center"/>
            </w:pPr>
            <w:r w:rsidRPr="3BAB4BDC">
              <w:rPr>
                <w:b/>
                <w:bCs/>
              </w:rPr>
              <w:t>Complejidad</w:t>
            </w:r>
          </w:p>
        </w:tc>
      </w:tr>
      <w:tr w:rsidR="001E542C" w14:paraId="4F07BF22" w14:textId="77777777">
        <w:trPr>
          <w:trHeight w:val="300"/>
        </w:trPr>
        <w:tc>
          <w:tcPr>
            <w:tcW w:w="64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2D2AF3C6" w14:textId="77777777">
            <w:pPr>
              <w:jc w:val="center"/>
            </w:pPr>
            <w:r w:rsidRPr="3BAB4BDC">
              <w:rPr>
                <w:highlight w:val="yellow"/>
              </w:rPr>
              <w:t>1</w:t>
            </w:r>
          </w:p>
        </w:tc>
        <w:tc>
          <w:tcPr>
            <w:tcW w:w="235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63D6B17E" w14:textId="77777777">
            <w:r w:rsidRPr="3BAB4BDC">
              <w:rPr>
                <w:highlight w:val="yellow"/>
              </w:rPr>
              <w:t>JHONNY DAVID SOLANO VARGAS</w:t>
            </w:r>
          </w:p>
        </w:tc>
        <w:tc>
          <w:tcPr>
            <w:tcW w:w="406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3E642250" w14:textId="77777777">
            <w:pPr>
              <w:rPr>
                <w:noProof/>
              </w:rPr>
            </w:pPr>
            <w:r w:rsidRPr="3BAB4BDC">
              <w:rPr>
                <w:noProof/>
              </w:rPr>
              <w:t>Pantallas y Acciones</w:t>
            </w:r>
          </w:p>
          <w:p w:rsidR="001E542C" w:rsidRDefault="001E542C" w14:paraId="2285345A" w14:textId="77777777">
            <w:pPr>
              <w:rPr>
                <w:noProof/>
              </w:rPr>
            </w:pPr>
          </w:p>
          <w:p w:rsidR="00E35B3D" w:rsidRDefault="001E542C" w14:paraId="6674EC27" w14:textId="77777777">
            <w:pPr>
              <w:ind w:firstLine="708"/>
              <w:rPr>
                <w:noProof/>
              </w:rPr>
            </w:pPr>
            <w:r w:rsidRPr="3BAB4BDC">
              <w:rPr>
                <w:noProof/>
              </w:rPr>
              <w:t xml:space="preserve">OJO servicios e implementacion </w:t>
            </w:r>
          </w:p>
          <w:p w:rsidR="00E35B3D" w:rsidP="00E35B3D" w:rsidRDefault="00E35B3D" w14:paraId="11E51687" w14:textId="77777777">
            <w:pPr>
              <w:rPr>
                <w:noProof/>
              </w:rPr>
            </w:pPr>
          </w:p>
          <w:p w:rsidR="001E542C" w:rsidP="00E35B3D" w:rsidRDefault="001E542C" w14:paraId="6B3619A3" w14:textId="2E947F51">
            <w:pPr>
              <w:rPr>
                <w:noProof/>
              </w:rPr>
            </w:pPr>
            <w:r w:rsidRPr="3BAB4BDC">
              <w:rPr>
                <w:noProof/>
              </w:rPr>
              <w:t>Perfil X Pantallas y Acciones</w:t>
            </w:r>
          </w:p>
          <w:p w:rsidR="001E542C" w:rsidRDefault="001E542C" w14:paraId="15828438" w14:textId="77777777">
            <w:pPr>
              <w:rPr>
                <w:noProof/>
              </w:rPr>
            </w:pPr>
          </w:p>
        </w:tc>
        <w:tc>
          <w:tcPr>
            <w:tcW w:w="148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4B171184" w14:textId="77777777">
            <w:r w:rsidRPr="3BAB4BDC">
              <w:rPr>
                <w:highlight w:val="yellow"/>
              </w:rPr>
              <w:t>Alto</w:t>
            </w:r>
          </w:p>
        </w:tc>
      </w:tr>
      <w:tr w:rsidR="001E542C" w14:paraId="40F0DB7E" w14:textId="77777777">
        <w:trPr>
          <w:trHeight w:val="300"/>
        </w:trPr>
        <w:tc>
          <w:tcPr>
            <w:tcW w:w="64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773C4E72" w14:textId="77777777">
            <w:pPr>
              <w:jc w:val="center"/>
            </w:pPr>
            <w:r w:rsidRPr="3BAB4BDC">
              <w:t>2</w:t>
            </w:r>
          </w:p>
        </w:tc>
        <w:tc>
          <w:tcPr>
            <w:tcW w:w="235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5F9A561C" w14:textId="77777777">
            <w:r w:rsidRPr="3BAB4BDC">
              <w:t>ISMAEL ALEXANDER VALVERDE GOMEZ</w:t>
            </w:r>
          </w:p>
        </w:tc>
        <w:tc>
          <w:tcPr>
            <w:tcW w:w="406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3EE66330" w14:textId="77777777">
            <w:pPr>
              <w:rPr>
                <w:rFonts w:cs="Arial"/>
                <w:color w:val="252135"/>
              </w:rPr>
            </w:pPr>
            <w:r w:rsidRPr="3BAB4BDC">
              <w:rPr>
                <w:rFonts w:cs="Arial"/>
                <w:color w:val="252135"/>
              </w:rPr>
              <w:t>Hecho</w:t>
            </w:r>
          </w:p>
        </w:tc>
        <w:tc>
          <w:tcPr>
            <w:tcW w:w="148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2777FB4F" w14:textId="77777777">
            <w:r w:rsidRPr="3BAB4BDC">
              <w:t>Alto</w:t>
            </w:r>
          </w:p>
        </w:tc>
      </w:tr>
      <w:tr w:rsidR="001E542C" w14:paraId="03048CB6" w14:textId="77777777">
        <w:trPr>
          <w:trHeight w:val="300"/>
        </w:trPr>
        <w:tc>
          <w:tcPr>
            <w:tcW w:w="64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732149C9" w14:textId="77777777">
            <w:pPr>
              <w:jc w:val="center"/>
            </w:pPr>
            <w:r w:rsidRPr="3BAB4BDC">
              <w:t>3</w:t>
            </w:r>
          </w:p>
        </w:tc>
        <w:tc>
          <w:tcPr>
            <w:tcW w:w="235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5F189C21" w14:textId="77777777">
            <w:r w:rsidRPr="3BAB4BDC">
              <w:t>JULIO MOISES JARQUIN MUNOZ</w:t>
            </w:r>
          </w:p>
        </w:tc>
        <w:tc>
          <w:tcPr>
            <w:tcW w:w="406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4E2A7E6C" w14:textId="77777777">
            <w:pPr>
              <w:rPr>
                <w:rFonts w:cs="Arial"/>
                <w:color w:val="252135"/>
              </w:rPr>
            </w:pPr>
            <w:r w:rsidRPr="3BAB4BDC">
              <w:rPr>
                <w:rFonts w:cs="Arial"/>
                <w:color w:val="252135"/>
              </w:rPr>
              <w:t>Lugar</w:t>
            </w:r>
          </w:p>
        </w:tc>
        <w:tc>
          <w:tcPr>
            <w:tcW w:w="148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4F40C64E" w14:textId="77777777">
            <w:r w:rsidRPr="3BAB4BDC">
              <w:t>Alto</w:t>
            </w:r>
          </w:p>
        </w:tc>
      </w:tr>
      <w:tr w:rsidR="001E542C" w14:paraId="483ADB77" w14:textId="77777777">
        <w:trPr>
          <w:trHeight w:val="300"/>
        </w:trPr>
        <w:tc>
          <w:tcPr>
            <w:tcW w:w="64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6096C495" w14:textId="77777777">
            <w:pPr>
              <w:jc w:val="center"/>
            </w:pPr>
            <w:r w:rsidRPr="3BAB4BDC">
              <w:t>4</w:t>
            </w:r>
          </w:p>
        </w:tc>
        <w:tc>
          <w:tcPr>
            <w:tcW w:w="235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13007741" w14:textId="77777777">
            <w:r w:rsidRPr="3BAB4BDC">
              <w:t>KIJAN ACUNA MEDRANO</w:t>
            </w:r>
          </w:p>
        </w:tc>
        <w:tc>
          <w:tcPr>
            <w:tcW w:w="406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13EBAB0B" w14:textId="77777777">
            <w:r w:rsidRPr="3BAB4BDC">
              <w:rPr>
                <w:noProof/>
              </w:rPr>
              <w:t>Imputado</w:t>
            </w:r>
          </w:p>
        </w:tc>
        <w:tc>
          <w:tcPr>
            <w:tcW w:w="148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530D81D6" w14:textId="77777777">
            <w:r w:rsidRPr="3BAB4BDC">
              <w:t>Medio</w:t>
            </w:r>
          </w:p>
        </w:tc>
      </w:tr>
      <w:tr w:rsidR="001E542C" w14:paraId="5604EF5E" w14:textId="77777777">
        <w:trPr>
          <w:trHeight w:val="300"/>
        </w:trPr>
        <w:tc>
          <w:tcPr>
            <w:tcW w:w="64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15022D37" w14:textId="77777777">
            <w:pPr>
              <w:jc w:val="center"/>
            </w:pPr>
            <w:r w:rsidRPr="3BAB4BDC">
              <w:t>5</w:t>
            </w:r>
          </w:p>
        </w:tc>
        <w:tc>
          <w:tcPr>
            <w:tcW w:w="235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0F8D4750" w14:textId="77777777">
            <w:r w:rsidRPr="3BAB4BDC">
              <w:t>HADJI DEJAN LOAICIGA HERRERA</w:t>
            </w:r>
          </w:p>
        </w:tc>
        <w:tc>
          <w:tcPr>
            <w:tcW w:w="406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39F5819C" w14:textId="77777777">
            <w:pPr>
              <w:rPr>
                <w:rFonts w:cs="Arial"/>
                <w:color w:val="252135"/>
              </w:rPr>
            </w:pPr>
            <w:r w:rsidRPr="3BAB4BDC">
              <w:rPr>
                <w:rFonts w:cs="Arial"/>
                <w:color w:val="252135"/>
              </w:rPr>
              <w:t>Víctima</w:t>
            </w:r>
          </w:p>
        </w:tc>
        <w:tc>
          <w:tcPr>
            <w:tcW w:w="148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1A7A0455" w14:textId="77777777">
            <w:r w:rsidRPr="3BAB4BDC">
              <w:t>Medio</w:t>
            </w:r>
          </w:p>
        </w:tc>
      </w:tr>
      <w:tr w:rsidR="001E542C" w14:paraId="7B2B7C5D" w14:textId="77777777">
        <w:trPr>
          <w:trHeight w:val="300"/>
        </w:trPr>
        <w:tc>
          <w:tcPr>
            <w:tcW w:w="64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165FD5B9" w14:textId="77777777">
            <w:pPr>
              <w:jc w:val="center"/>
            </w:pPr>
            <w:r w:rsidRPr="3BAB4BDC">
              <w:t>6</w:t>
            </w:r>
          </w:p>
        </w:tc>
        <w:tc>
          <w:tcPr>
            <w:tcW w:w="235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7596D53F" w14:textId="77777777">
            <w:r w:rsidRPr="3BAB4BDC">
              <w:t>Saul Córdoba Solis</w:t>
            </w:r>
          </w:p>
        </w:tc>
        <w:tc>
          <w:tcPr>
            <w:tcW w:w="406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367FD72F" w14:textId="0F101CF2">
            <w:pPr>
              <w:rPr>
                <w:rFonts w:cs="Arial"/>
                <w:color w:val="252135"/>
              </w:rPr>
            </w:pPr>
            <w:r w:rsidRPr="3BAB4BDC">
              <w:rPr>
                <w:rFonts w:cs="Arial"/>
                <w:color w:val="252135"/>
              </w:rPr>
              <w:t>Organismo</w:t>
            </w:r>
            <w:ins w:author="Carlos Morales Castro" w:date="2023-04-22T14:44:00Z" w:id="117">
              <w:r w:rsidR="001668FA">
                <w:rPr>
                  <w:rFonts w:cs="Arial"/>
                  <w:color w:val="252135"/>
                </w:rPr>
                <w:t xml:space="preserve"> y tip</w:t>
              </w:r>
              <w:r w:rsidR="00E91EB2">
                <w:rPr>
                  <w:rFonts w:cs="Arial"/>
                  <w:color w:val="252135"/>
                </w:rPr>
                <w:t>o or</w:t>
              </w:r>
              <w:r w:rsidR="004474B6">
                <w:rPr>
                  <w:rFonts w:cs="Arial"/>
                  <w:color w:val="252135"/>
                </w:rPr>
                <w:t>ganismo</w:t>
              </w:r>
            </w:ins>
          </w:p>
        </w:tc>
        <w:tc>
          <w:tcPr>
            <w:tcW w:w="148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616F054E" w14:textId="77777777">
            <w:r w:rsidRPr="3BAB4BDC">
              <w:t>Medio</w:t>
            </w:r>
          </w:p>
        </w:tc>
      </w:tr>
      <w:tr w:rsidR="001E542C" w14:paraId="2B0DDB6F" w14:textId="77777777">
        <w:trPr>
          <w:trHeight w:val="300"/>
        </w:trPr>
        <w:tc>
          <w:tcPr>
            <w:tcW w:w="64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4E4F05BA" w14:textId="77777777">
            <w:pPr>
              <w:jc w:val="center"/>
            </w:pPr>
            <w:r w:rsidRPr="3BAB4BDC">
              <w:rPr>
                <w:highlight w:val="yellow"/>
              </w:rPr>
              <w:t>7</w:t>
            </w:r>
          </w:p>
        </w:tc>
        <w:tc>
          <w:tcPr>
            <w:tcW w:w="235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489B99D8" w14:textId="77777777">
            <w:r w:rsidRPr="3BAB4BDC">
              <w:rPr>
                <w:highlight w:val="yellow"/>
              </w:rPr>
              <w:t>DILLAN RODRIGO BERMUDEZ GONZALEZ</w:t>
            </w:r>
          </w:p>
        </w:tc>
        <w:tc>
          <w:tcPr>
            <w:tcW w:w="406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1469D52E" w14:textId="77777777">
            <w:pPr>
              <w:rPr>
                <w:rFonts w:cs="Arial"/>
                <w:color w:val="252135"/>
              </w:rPr>
            </w:pPr>
            <w:r w:rsidRPr="3BAB4BDC">
              <w:rPr>
                <w:rFonts w:cs="Arial"/>
                <w:color w:val="252135"/>
              </w:rPr>
              <w:t>Proceso Judicial</w:t>
            </w:r>
          </w:p>
          <w:p w:rsidR="001E542C" w:rsidRDefault="001E542C" w14:paraId="3B23F3CB" w14:textId="77777777">
            <w:pPr>
              <w:rPr>
                <w:highlight w:val="yellow"/>
              </w:rPr>
            </w:pPr>
          </w:p>
        </w:tc>
        <w:tc>
          <w:tcPr>
            <w:tcW w:w="148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6D4C816B" w14:textId="77777777">
            <w:r w:rsidRPr="3BAB4BDC">
              <w:rPr>
                <w:highlight w:val="yellow"/>
              </w:rPr>
              <w:t>Medio</w:t>
            </w:r>
          </w:p>
        </w:tc>
      </w:tr>
      <w:tr w:rsidR="001E542C" w14:paraId="59E09D13" w14:textId="77777777">
        <w:trPr>
          <w:trHeight w:val="300"/>
        </w:trPr>
        <w:tc>
          <w:tcPr>
            <w:tcW w:w="64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4DA80B03" w14:textId="77777777">
            <w:pPr>
              <w:jc w:val="center"/>
            </w:pPr>
            <w:r w:rsidRPr="3BAB4BDC">
              <w:t>8</w:t>
            </w:r>
          </w:p>
        </w:tc>
        <w:tc>
          <w:tcPr>
            <w:tcW w:w="235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42BB5C30" w14:textId="77777777">
            <w:r w:rsidRPr="3BAB4BDC">
              <w:t>LISBETH RAMIREZ JIMENEZ</w:t>
            </w:r>
          </w:p>
        </w:tc>
        <w:tc>
          <w:tcPr>
            <w:tcW w:w="406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28CC7F12" w14:textId="77777777">
            <w:pPr>
              <w:rPr>
                <w:highlight w:val="yellow"/>
              </w:rPr>
            </w:pPr>
            <w:r w:rsidRPr="3BAB4BDC">
              <w:rPr>
                <w:highlight w:val="yellow"/>
              </w:rPr>
              <w:t>Tipo de Víctima</w:t>
            </w:r>
          </w:p>
          <w:p w:rsidR="001E542C" w:rsidRDefault="001E542C" w14:paraId="4833A304" w14:textId="77777777">
            <w:pPr>
              <w:rPr>
                <w:rFonts w:cs="Arial"/>
                <w:color w:val="252135"/>
              </w:rPr>
            </w:pPr>
          </w:p>
        </w:tc>
        <w:tc>
          <w:tcPr>
            <w:tcW w:w="148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0001A341" w14:textId="77777777">
            <w:r w:rsidRPr="3BAB4BDC">
              <w:t>Bajo</w:t>
            </w:r>
          </w:p>
        </w:tc>
      </w:tr>
      <w:tr w:rsidR="001E542C" w14:paraId="73D8008F" w14:textId="77777777">
        <w:trPr>
          <w:trHeight w:val="300"/>
        </w:trPr>
        <w:tc>
          <w:tcPr>
            <w:tcW w:w="64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18F6BF0B" w14:textId="77777777">
            <w:pPr>
              <w:jc w:val="center"/>
            </w:pPr>
            <w:r w:rsidRPr="3BAB4BDC">
              <w:t>9</w:t>
            </w:r>
          </w:p>
        </w:tc>
        <w:tc>
          <w:tcPr>
            <w:tcW w:w="235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4D0BC1DE" w14:textId="77777777">
            <w:r w:rsidRPr="3BAB4BDC">
              <w:t>MICHAEL ARAUZ TORREZ</w:t>
            </w:r>
          </w:p>
        </w:tc>
        <w:tc>
          <w:tcPr>
            <w:tcW w:w="406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57193651" w14:textId="77777777">
            <w:pPr>
              <w:rPr>
                <w:rFonts w:cs="Arial"/>
                <w:color w:val="252135"/>
              </w:rPr>
            </w:pPr>
            <w:r w:rsidRPr="3BAB4BDC">
              <w:rPr>
                <w:rFonts w:cs="Arial"/>
                <w:color w:val="252135"/>
              </w:rPr>
              <w:t>Identidad de Género</w:t>
            </w:r>
          </w:p>
        </w:tc>
        <w:tc>
          <w:tcPr>
            <w:tcW w:w="148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7D45A501" w14:textId="77777777">
            <w:r w:rsidRPr="3BAB4BDC">
              <w:t>Bajo</w:t>
            </w:r>
          </w:p>
        </w:tc>
      </w:tr>
      <w:tr w:rsidR="001E542C" w14:paraId="53F615E9" w14:textId="77777777">
        <w:trPr>
          <w:trHeight w:val="300"/>
        </w:trPr>
        <w:tc>
          <w:tcPr>
            <w:tcW w:w="64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409A6F0D" w14:textId="77777777">
            <w:pPr>
              <w:jc w:val="center"/>
            </w:pPr>
            <w:r w:rsidRPr="3BAB4BDC">
              <w:t>10</w:t>
            </w:r>
          </w:p>
        </w:tc>
        <w:tc>
          <w:tcPr>
            <w:tcW w:w="235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7FA31E5C" w14:textId="77777777">
            <w:r w:rsidRPr="3BAB4BDC">
              <w:t>TISHARY SALLAR FOSTER BLAKE</w:t>
            </w:r>
          </w:p>
        </w:tc>
        <w:tc>
          <w:tcPr>
            <w:tcW w:w="406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2FD0AB0E" w14:textId="77777777">
            <w:pPr>
              <w:rPr>
                <w:rFonts w:cs="Arial"/>
                <w:color w:val="252135"/>
              </w:rPr>
            </w:pPr>
            <w:r w:rsidRPr="3BAB4BDC">
              <w:rPr>
                <w:rFonts w:cs="Arial"/>
                <w:color w:val="252135"/>
              </w:rPr>
              <w:t>Modalidad</w:t>
            </w:r>
          </w:p>
        </w:tc>
        <w:tc>
          <w:tcPr>
            <w:tcW w:w="148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733F06D5" w14:textId="77777777">
            <w:r w:rsidRPr="3BAB4BDC">
              <w:t>Bajo</w:t>
            </w:r>
          </w:p>
        </w:tc>
      </w:tr>
      <w:tr w:rsidR="001E542C" w14:paraId="3CEFF045" w14:textId="77777777">
        <w:trPr>
          <w:trHeight w:val="300"/>
        </w:trPr>
        <w:tc>
          <w:tcPr>
            <w:tcW w:w="64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22B3614A" w14:textId="77777777">
            <w:pPr>
              <w:jc w:val="center"/>
            </w:pPr>
            <w:r w:rsidRPr="3BAB4BDC">
              <w:t>11</w:t>
            </w:r>
          </w:p>
        </w:tc>
        <w:tc>
          <w:tcPr>
            <w:tcW w:w="235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56A81EF6" w14:textId="77777777">
            <w:r w:rsidRPr="3BAB4BDC">
              <w:t>Genesis Sequeira Navarro</w:t>
            </w:r>
          </w:p>
        </w:tc>
        <w:tc>
          <w:tcPr>
            <w:tcW w:w="406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0AB89D5C" w14:textId="77777777">
            <w:pPr>
              <w:rPr>
                <w:rFonts w:cs="Arial"/>
                <w:color w:val="252135"/>
              </w:rPr>
            </w:pPr>
            <w:r w:rsidRPr="3BAB4BDC">
              <w:rPr>
                <w:rFonts w:cs="Arial"/>
                <w:color w:val="252135"/>
              </w:rPr>
              <w:t>Nivel Educativo</w:t>
            </w:r>
          </w:p>
        </w:tc>
        <w:tc>
          <w:tcPr>
            <w:tcW w:w="148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67798BAA" w14:textId="77777777">
            <w:r w:rsidRPr="3BAB4BDC">
              <w:t>Bajo</w:t>
            </w:r>
          </w:p>
        </w:tc>
      </w:tr>
      <w:tr w:rsidR="001E542C" w14:paraId="33F1265A" w14:textId="77777777">
        <w:trPr>
          <w:trHeight w:val="300"/>
        </w:trPr>
        <w:tc>
          <w:tcPr>
            <w:tcW w:w="64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5BE1560A" w14:textId="77777777">
            <w:pPr>
              <w:jc w:val="center"/>
            </w:pPr>
            <w:r w:rsidRPr="3BAB4BDC">
              <w:t>12</w:t>
            </w:r>
          </w:p>
        </w:tc>
        <w:tc>
          <w:tcPr>
            <w:tcW w:w="235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6EAEA8B4" w14:textId="77777777">
            <w:r w:rsidRPr="3BAB4BDC">
              <w:t>Ronny Salgado Moraga</w:t>
            </w:r>
          </w:p>
        </w:tc>
        <w:tc>
          <w:tcPr>
            <w:tcW w:w="406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3D8AF0E2" w14:textId="77777777">
            <w:pPr>
              <w:rPr>
                <w:rFonts w:cs="Arial"/>
                <w:color w:val="252135"/>
              </w:rPr>
            </w:pPr>
            <w:r w:rsidRPr="3BAB4BDC">
              <w:rPr>
                <w:rFonts w:cs="Arial"/>
                <w:color w:val="252135"/>
              </w:rPr>
              <w:t>Orientación Sexual</w:t>
            </w:r>
          </w:p>
          <w:p w:rsidR="001E542C" w:rsidRDefault="001E542C" w14:paraId="1647F2BC" w14:textId="77777777"/>
        </w:tc>
        <w:tc>
          <w:tcPr>
            <w:tcW w:w="148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6137C799" w14:textId="77777777">
            <w:r w:rsidRPr="3BAB4BDC">
              <w:t>Bajo</w:t>
            </w:r>
          </w:p>
        </w:tc>
      </w:tr>
      <w:tr w:rsidR="001E542C" w14:paraId="28BAD81B" w14:textId="77777777">
        <w:trPr>
          <w:trHeight w:val="300"/>
        </w:trPr>
        <w:tc>
          <w:tcPr>
            <w:tcW w:w="64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45592881" w14:textId="77777777">
            <w:pPr>
              <w:jc w:val="center"/>
            </w:pPr>
            <w:r w:rsidRPr="3BAB4BDC">
              <w:t>13</w:t>
            </w:r>
          </w:p>
        </w:tc>
        <w:tc>
          <w:tcPr>
            <w:tcW w:w="235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0873C697" w14:textId="77777777">
            <w:r w:rsidRPr="3BAB4BDC">
              <w:t>Dillan Guzmán On</w:t>
            </w:r>
          </w:p>
        </w:tc>
        <w:tc>
          <w:tcPr>
            <w:tcW w:w="406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5C964DA5" w14:textId="77777777">
            <w:r>
              <w:t>Situación Jurídica</w:t>
            </w:r>
          </w:p>
        </w:tc>
        <w:tc>
          <w:tcPr>
            <w:tcW w:w="148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0D2D9507" w14:textId="77777777">
            <w:r w:rsidRPr="3BAB4BDC">
              <w:t>Bajo</w:t>
            </w:r>
          </w:p>
        </w:tc>
      </w:tr>
      <w:tr w:rsidR="001E542C" w14:paraId="2D4D37A7" w14:textId="77777777">
        <w:trPr>
          <w:trHeight w:val="300"/>
        </w:trPr>
        <w:tc>
          <w:tcPr>
            <w:tcW w:w="64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23013DE1" w14:textId="77777777">
            <w:pPr>
              <w:jc w:val="center"/>
            </w:pPr>
            <w:r w:rsidRPr="3BAB4BDC">
              <w:t>14</w:t>
            </w:r>
          </w:p>
        </w:tc>
        <w:tc>
          <w:tcPr>
            <w:tcW w:w="2355" w:type="dxa"/>
            <w:tcBorders>
              <w:top w:val="single" w:color="auto" w:sz="8" w:space="0"/>
              <w:left w:val="single" w:color="auto" w:sz="8" w:space="0"/>
              <w:bottom w:val="single" w:color="auto" w:sz="8" w:space="0"/>
              <w:right w:val="single" w:color="auto" w:sz="8" w:space="0"/>
            </w:tcBorders>
            <w:tcMar>
              <w:left w:w="108" w:type="dxa"/>
              <w:right w:w="108" w:type="dxa"/>
            </w:tcMar>
          </w:tcPr>
          <w:p w:rsidRPr="00B72822" w:rsidR="001E542C" w:rsidRDefault="001E542C" w14:paraId="01AFB1D1" w14:textId="77777777">
            <w:pPr>
              <w:rPr>
                <w:highlight w:val="red"/>
              </w:rPr>
            </w:pPr>
            <w:r w:rsidRPr="00B72822">
              <w:rPr>
                <w:highlight w:val="red"/>
              </w:rPr>
              <w:t>Julio Hernández Chavarria</w:t>
            </w:r>
          </w:p>
        </w:tc>
        <w:tc>
          <w:tcPr>
            <w:tcW w:w="4065" w:type="dxa"/>
            <w:tcBorders>
              <w:top w:val="single" w:color="auto" w:sz="8" w:space="0"/>
              <w:left w:val="single" w:color="auto" w:sz="8" w:space="0"/>
              <w:bottom w:val="single" w:color="auto" w:sz="8" w:space="0"/>
              <w:right w:val="single" w:color="auto" w:sz="8" w:space="0"/>
            </w:tcBorders>
            <w:tcMar>
              <w:left w:w="108" w:type="dxa"/>
              <w:right w:w="108" w:type="dxa"/>
            </w:tcMar>
          </w:tcPr>
          <w:p w:rsidRPr="00B72822" w:rsidR="001E542C" w:rsidRDefault="001E542C" w14:paraId="4C454091" w14:textId="77777777">
            <w:pPr>
              <w:rPr>
                <w:highlight w:val="red"/>
              </w:rPr>
            </w:pPr>
            <w:r w:rsidRPr="00B72822">
              <w:rPr>
                <w:highlight w:val="red"/>
              </w:rPr>
              <w:t>Tipo de Organismo</w:t>
            </w:r>
          </w:p>
          <w:p w:rsidRPr="00B72822" w:rsidR="001E542C" w:rsidRDefault="001E542C" w14:paraId="17CAE9E0" w14:textId="77777777">
            <w:pPr>
              <w:rPr>
                <w:highlight w:val="red"/>
              </w:rPr>
            </w:pPr>
          </w:p>
        </w:tc>
        <w:tc>
          <w:tcPr>
            <w:tcW w:w="1485" w:type="dxa"/>
            <w:tcBorders>
              <w:top w:val="single" w:color="auto" w:sz="8" w:space="0"/>
              <w:left w:val="single" w:color="auto" w:sz="8" w:space="0"/>
              <w:bottom w:val="single" w:color="auto" w:sz="8" w:space="0"/>
              <w:right w:val="single" w:color="auto" w:sz="8" w:space="0"/>
            </w:tcBorders>
            <w:tcMar>
              <w:left w:w="108" w:type="dxa"/>
              <w:right w:w="108" w:type="dxa"/>
            </w:tcMar>
          </w:tcPr>
          <w:p w:rsidRPr="00B72822" w:rsidR="001E542C" w:rsidRDefault="001E542C" w14:paraId="5E7AEFC5" w14:textId="77777777">
            <w:pPr>
              <w:rPr>
                <w:highlight w:val="red"/>
              </w:rPr>
            </w:pPr>
            <w:r w:rsidRPr="00B72822">
              <w:rPr>
                <w:highlight w:val="red"/>
              </w:rPr>
              <w:t>Bajo</w:t>
            </w:r>
          </w:p>
        </w:tc>
      </w:tr>
      <w:tr w:rsidR="001E542C" w14:paraId="0905FF38" w14:textId="77777777">
        <w:trPr>
          <w:trHeight w:val="300"/>
        </w:trPr>
        <w:tc>
          <w:tcPr>
            <w:tcW w:w="64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065CC867" w14:textId="77777777">
            <w:pPr>
              <w:jc w:val="center"/>
            </w:pPr>
            <w:r w:rsidRPr="3BAB4BDC">
              <w:t>15</w:t>
            </w:r>
          </w:p>
        </w:tc>
        <w:tc>
          <w:tcPr>
            <w:tcW w:w="235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3080DCE1" w14:textId="77777777">
            <w:r w:rsidRPr="3BAB4BDC">
              <w:t>Kendall Barrantes Paniagua</w:t>
            </w:r>
          </w:p>
        </w:tc>
        <w:tc>
          <w:tcPr>
            <w:tcW w:w="406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5AA665D3" w14:textId="77777777">
            <w:r>
              <w:t>Tipo de Lugar</w:t>
            </w:r>
          </w:p>
          <w:p w:rsidR="001E542C" w:rsidRDefault="001E542C" w14:paraId="3C9D316F" w14:textId="77777777"/>
        </w:tc>
        <w:tc>
          <w:tcPr>
            <w:tcW w:w="148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757E4ABC" w14:textId="77777777">
            <w:r w:rsidRPr="3BAB4BDC">
              <w:t>Bajo</w:t>
            </w:r>
          </w:p>
        </w:tc>
      </w:tr>
      <w:tr w:rsidR="001E542C" w14:paraId="358F9625" w14:textId="77777777">
        <w:trPr>
          <w:trHeight w:val="300"/>
        </w:trPr>
        <w:tc>
          <w:tcPr>
            <w:tcW w:w="64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461CB0A1" w14:textId="77777777">
            <w:pPr>
              <w:jc w:val="center"/>
            </w:pPr>
            <w:r w:rsidRPr="3BAB4BDC">
              <w:t>16</w:t>
            </w:r>
          </w:p>
        </w:tc>
        <w:tc>
          <w:tcPr>
            <w:tcW w:w="235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55B0ED8C" w14:textId="77777777">
            <w:r w:rsidRPr="3BAB4BDC">
              <w:t>Ana Aguilar Vanegas</w:t>
            </w:r>
          </w:p>
        </w:tc>
        <w:tc>
          <w:tcPr>
            <w:tcW w:w="406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7F96049F" w14:textId="77777777">
            <w:r>
              <w:t>Tipo de Relación</w:t>
            </w:r>
          </w:p>
          <w:p w:rsidR="001E542C" w:rsidRDefault="001E542C" w14:paraId="393C5620" w14:textId="77777777"/>
        </w:tc>
        <w:tc>
          <w:tcPr>
            <w:tcW w:w="1485" w:type="dxa"/>
            <w:tcBorders>
              <w:top w:val="single" w:color="auto" w:sz="8" w:space="0"/>
              <w:left w:val="single" w:color="auto" w:sz="8" w:space="0"/>
              <w:bottom w:val="single" w:color="auto" w:sz="8" w:space="0"/>
              <w:right w:val="single" w:color="auto" w:sz="8" w:space="0"/>
            </w:tcBorders>
            <w:tcMar>
              <w:left w:w="108" w:type="dxa"/>
              <w:right w:w="108" w:type="dxa"/>
            </w:tcMar>
          </w:tcPr>
          <w:p w:rsidR="001E542C" w:rsidRDefault="001E542C" w14:paraId="5AC0E7F5" w14:textId="77777777">
            <w:r w:rsidRPr="3BAB4BDC">
              <w:t>Bajo</w:t>
            </w:r>
          </w:p>
        </w:tc>
      </w:tr>
    </w:tbl>
    <w:p w:rsidR="001E542C" w:rsidP="001A6D95" w:rsidRDefault="001E542C" w14:paraId="13CED78F" w14:textId="4FFB6D77"/>
    <w:p w:rsidR="001E542C" w:rsidP="001A6D95" w:rsidRDefault="001E542C" w14:paraId="229E7118" w14:textId="4FFB6D77"/>
    <w:p w:rsidR="001E542C" w:rsidP="001A6D95" w:rsidRDefault="004E5410" w14:paraId="52D39C8F" w14:textId="15C1D0B4">
      <w:r>
        <w:t xml:space="preserve">Estándar de </w:t>
      </w:r>
      <w:r w:rsidR="00FF0451">
        <w:t>Datos Abiertos de Femicidios</w:t>
      </w:r>
    </w:p>
    <w:p w:rsidRPr="001A6D95" w:rsidR="00B03726" w:rsidP="001A6D95" w:rsidRDefault="00B03726" w14:paraId="34C7AF8D" w14:textId="75E1FC02"/>
    <w:p w:rsidR="00755914" w:rsidP="00D13968" w:rsidRDefault="001821E9" w14:paraId="17AE15C5" w14:textId="35DF6C3E">
      <w:pPr>
        <w:pStyle w:val="TOC1"/>
        <w:tabs>
          <w:tab w:val="left" w:pos="440"/>
          <w:tab w:val="right" w:leader="dot" w:pos="8494"/>
        </w:tabs>
        <w:rPr>
          <w:noProof/>
        </w:rPr>
      </w:pPr>
      <w:hyperlink w:history="1" r:id="rId43">
        <w:r w:rsidRPr="0078651A" w:rsidR="00755914">
          <w:rPr>
            <w:rStyle w:val="Hyperlink"/>
            <w:noProof/>
          </w:rPr>
          <w:t>https://idatosabiertos.org/estandar-de-datos-de-femicidios-version-beta/</w:t>
        </w:r>
      </w:hyperlink>
    </w:p>
    <w:p w:rsidRPr="00755914" w:rsidR="00755914" w:rsidP="00755914" w:rsidRDefault="00755914" w14:paraId="7FF9FCE1" w14:textId="77777777"/>
    <w:tbl>
      <w:tblPr>
        <w:tblStyle w:val="TableGrid"/>
        <w:tblW w:w="9360" w:type="dxa"/>
        <w:tblBorders>
          <w:top w:val="single" w:color="000000" w:themeColor="text1" w:sz="6" w:space="0"/>
          <w:left w:val="single" w:color="000000" w:themeColor="text1" w:sz="6" w:space="0"/>
          <w:bottom w:val="single" w:color="000000" w:themeColor="text1" w:sz="6" w:space="0"/>
          <w:right w:val="single" w:color="000000" w:themeColor="text1" w:sz="6" w:space="0"/>
        </w:tblBorders>
        <w:tblLayout w:type="fixed"/>
        <w:tblLook w:val="06A0" w:firstRow="1" w:lastRow="0" w:firstColumn="1" w:lastColumn="0" w:noHBand="1" w:noVBand="1"/>
      </w:tblPr>
      <w:tblGrid>
        <w:gridCol w:w="2340"/>
        <w:gridCol w:w="2340"/>
        <w:gridCol w:w="2340"/>
        <w:gridCol w:w="2340"/>
      </w:tblGrid>
      <w:tr w:rsidR="3BAB4BDC" w:rsidTr="62C2B707" w14:paraId="630B5CAF" w14:textId="77777777">
        <w:trPr>
          <w:trHeight w:val="405"/>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6547E4B1" w14:textId="3CE3C82C">
            <w:r w:rsidRPr="3BAB4BDC">
              <w:rPr>
                <w:rFonts w:ascii="Montserrat" w:hAnsi="Montserrat" w:eastAsia="Montserrat" w:cs="Montserrat"/>
                <w:b/>
                <w:bCs/>
                <w:color w:val="252135"/>
                <w:sz w:val="21"/>
                <w:szCs w:val="21"/>
              </w:rPr>
              <w:t>Entidad</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5C3E1C4E" w14:textId="55FF7323">
            <w:r w:rsidRPr="3BAB4BDC">
              <w:rPr>
                <w:rFonts w:ascii="Montserrat" w:hAnsi="Montserrat" w:eastAsia="Montserrat" w:cs="Montserrat"/>
                <w:b/>
                <w:bCs/>
                <w:color w:val="252135"/>
                <w:sz w:val="21"/>
                <w:szCs w:val="21"/>
              </w:rPr>
              <w:t>Código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34A8F4AA" w14:textId="0FA1DC87">
            <w:r w:rsidRPr="3BAB4BDC">
              <w:rPr>
                <w:rFonts w:ascii="Montserrat" w:hAnsi="Montserrat" w:eastAsia="Montserrat" w:cs="Montserrat"/>
                <w:b/>
                <w:bCs/>
                <w:color w:val="252135"/>
                <w:sz w:val="21"/>
                <w:szCs w:val="21"/>
              </w:rPr>
              <w:t>Titulo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12FEDFCF" w14:textId="5A10E48F">
            <w:r w:rsidRPr="3BAB4BDC">
              <w:rPr>
                <w:rFonts w:ascii="Montserrat" w:hAnsi="Montserrat" w:eastAsia="Montserrat" w:cs="Montserrat"/>
                <w:b/>
                <w:bCs/>
                <w:color w:val="252135"/>
                <w:sz w:val="21"/>
                <w:szCs w:val="21"/>
              </w:rPr>
              <w:t>Definición</w:t>
            </w:r>
          </w:p>
        </w:tc>
      </w:tr>
      <w:tr w:rsidR="3BAB4BDC" w:rsidTr="62C2B707" w14:paraId="163D23E0"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6B2C4B64" w14:textId="17F7F8CE">
            <w:r w:rsidRPr="3BAB4BDC">
              <w:rPr>
                <w:rFonts w:ascii="Montserrat" w:hAnsi="Montserrat" w:eastAsia="Montserrat" w:cs="Montserrat"/>
                <w:color w:val="252135"/>
                <w:sz w:val="21"/>
                <w:szCs w:val="21"/>
              </w:rPr>
              <w:t>Imputado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25EC9929" w14:textId="0228BF4E">
            <w:r w:rsidRPr="3BAB4BDC">
              <w:rPr>
                <w:rFonts w:ascii="Montserrat" w:hAnsi="Montserrat" w:eastAsia="Montserrat" w:cs="Montserrat"/>
                <w:color w:val="252135"/>
                <w:sz w:val="21"/>
                <w:szCs w:val="21"/>
              </w:rPr>
              <w:t>dni</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4816CAAA" w14:textId="055F19C9">
            <w:r w:rsidRPr="3BAB4BDC">
              <w:rPr>
                <w:rFonts w:ascii="Montserrat" w:hAnsi="Montserrat" w:eastAsia="Montserrat" w:cs="Montserrat"/>
                <w:color w:val="252135"/>
                <w:sz w:val="21"/>
                <w:szCs w:val="21"/>
              </w:rPr>
              <w:t>DNI</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7142A6E8" w14:textId="5483F5FD">
            <w:r w:rsidRPr="3BAB4BDC">
              <w:rPr>
                <w:rFonts w:ascii="Montserrat" w:hAnsi="Montserrat" w:eastAsia="Montserrat" w:cs="Montserrat"/>
                <w:color w:val="252135"/>
                <w:sz w:val="21"/>
                <w:szCs w:val="21"/>
              </w:rPr>
              <w:t>Identificador único de este registro en el sistema.</w:t>
            </w:r>
          </w:p>
        </w:tc>
      </w:tr>
      <w:tr w:rsidR="3BAB4BDC" w:rsidTr="62C2B707" w14:paraId="178005C6"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3E44BA93" w14:textId="6623914B">
            <w:r w:rsidRPr="3BAB4BDC">
              <w:rPr>
                <w:rFonts w:ascii="Montserrat" w:hAnsi="Montserrat" w:eastAsia="Montserrat" w:cs="Montserrat"/>
                <w:color w:val="252135"/>
                <w:sz w:val="21"/>
                <w:szCs w:val="21"/>
              </w:rPr>
              <w:t>Imputado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61268E11" w14:textId="427598F6">
            <w:r w:rsidRPr="3BAB4BDC">
              <w:rPr>
                <w:rFonts w:ascii="Montserrat" w:hAnsi="Montserrat" w:eastAsia="Montserrat" w:cs="Montserrat"/>
                <w:color w:val="252135"/>
                <w:sz w:val="21"/>
                <w:szCs w:val="21"/>
              </w:rPr>
              <w:t>nombre</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29DD5CE0" w14:textId="606175BE">
            <w:r w:rsidRPr="3BAB4BDC">
              <w:rPr>
                <w:rFonts w:ascii="Montserrat" w:hAnsi="Montserrat" w:eastAsia="Montserrat" w:cs="Montserrat"/>
                <w:color w:val="252135"/>
                <w:sz w:val="21"/>
                <w:szCs w:val="21"/>
              </w:rPr>
              <w:t>Nombre</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7FC7FC14" w14:textId="5B0D17B7">
            <w:r w:rsidRPr="3BAB4BDC">
              <w:rPr>
                <w:rFonts w:ascii="Montserrat" w:hAnsi="Montserrat" w:eastAsia="Montserrat" w:cs="Montserrat"/>
                <w:color w:val="252135"/>
                <w:sz w:val="21"/>
                <w:szCs w:val="21"/>
              </w:rPr>
              <w:t>Nombre completo de la persona</w:t>
            </w:r>
          </w:p>
        </w:tc>
      </w:tr>
      <w:tr w:rsidR="3BAB4BDC" w:rsidTr="62C2B707" w14:paraId="1AC23837"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3202E57E" w14:textId="0AE9CE48">
            <w:r w:rsidRPr="3BAB4BDC">
              <w:rPr>
                <w:rFonts w:ascii="Montserrat" w:hAnsi="Montserrat" w:eastAsia="Montserrat" w:cs="Montserrat"/>
                <w:color w:val="252135"/>
                <w:sz w:val="21"/>
                <w:szCs w:val="21"/>
              </w:rPr>
              <w:t>Imputado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6530B893" w14:textId="7FFB3536">
            <w:r w:rsidRPr="3BAB4BDC">
              <w:rPr>
                <w:rFonts w:ascii="Montserrat" w:hAnsi="Montserrat" w:eastAsia="Montserrat" w:cs="Montserrat"/>
                <w:color w:val="252135"/>
                <w:sz w:val="21"/>
                <w:szCs w:val="21"/>
              </w:rPr>
              <w:t>género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26FB41B3" w14:textId="06920E98">
            <w:r w:rsidRPr="3BAB4BDC">
              <w:rPr>
                <w:rFonts w:ascii="Montserrat" w:hAnsi="Montserrat" w:eastAsia="Montserrat" w:cs="Montserrat"/>
                <w:color w:val="252135"/>
                <w:sz w:val="21"/>
                <w:szCs w:val="21"/>
              </w:rPr>
              <w:t>Identidad de Género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6BE3F550" w14:textId="250AFC44">
            <w:r w:rsidRPr="3BAB4BDC">
              <w:rPr>
                <w:rFonts w:ascii="Montserrat" w:hAnsi="Montserrat" w:eastAsia="Montserrat" w:cs="Montserrat"/>
                <w:color w:val="252135"/>
                <w:sz w:val="21"/>
                <w:szCs w:val="21"/>
              </w:rPr>
              <w:t>Identidad de género de la persona según lista de códigos.</w:t>
            </w:r>
          </w:p>
        </w:tc>
      </w:tr>
      <w:tr w:rsidR="3BAB4BDC" w:rsidTr="62C2B707" w14:paraId="4D851781"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4FE4B70D" w14:textId="26F578E7">
            <w:r w:rsidRPr="3BAB4BDC">
              <w:rPr>
                <w:rFonts w:ascii="Montserrat" w:hAnsi="Montserrat" w:eastAsia="Montserrat" w:cs="Montserrat"/>
                <w:color w:val="252135"/>
                <w:sz w:val="21"/>
                <w:szCs w:val="21"/>
              </w:rPr>
              <w:t>Imputado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7707D745" w14:textId="6E598C4E">
            <w:r w:rsidRPr="3BAB4BDC">
              <w:rPr>
                <w:rFonts w:ascii="Montserrat" w:hAnsi="Montserrat" w:eastAsia="Montserrat" w:cs="Montserrat"/>
                <w:color w:val="252135"/>
                <w:sz w:val="21"/>
                <w:szCs w:val="21"/>
              </w:rPr>
              <w:t>orientacionSexual</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6A48BB85" w14:textId="6C9D46F3">
            <w:r w:rsidRPr="3BAB4BDC">
              <w:rPr>
                <w:rFonts w:ascii="Montserrat" w:hAnsi="Montserrat" w:eastAsia="Montserrat" w:cs="Montserrat"/>
                <w:color w:val="252135"/>
                <w:sz w:val="21"/>
                <w:szCs w:val="21"/>
              </w:rPr>
              <w:t>Orientación Sexual</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59491E58" w14:textId="563C13F7">
            <w:r w:rsidRPr="3BAB4BDC">
              <w:rPr>
                <w:rFonts w:ascii="Montserrat" w:hAnsi="Montserrat" w:eastAsia="Montserrat" w:cs="Montserrat"/>
                <w:color w:val="252135"/>
                <w:sz w:val="21"/>
                <w:szCs w:val="21"/>
              </w:rPr>
              <w:t>Orientación sexual según lista de códigos</w:t>
            </w:r>
          </w:p>
        </w:tc>
      </w:tr>
      <w:tr w:rsidR="3BAB4BDC" w:rsidTr="62C2B707" w14:paraId="45402401"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7F235B5C" w14:textId="78B7ED64">
            <w:r w:rsidRPr="3BAB4BDC">
              <w:rPr>
                <w:rFonts w:ascii="Montserrat" w:hAnsi="Montserrat" w:eastAsia="Montserrat" w:cs="Montserrat"/>
                <w:color w:val="252135"/>
                <w:sz w:val="21"/>
                <w:szCs w:val="21"/>
              </w:rPr>
              <w:t>Imputado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5C7C703E" w14:textId="7CC57A8E">
            <w:r w:rsidRPr="3BAB4BDC">
              <w:rPr>
                <w:rFonts w:ascii="Montserrat" w:hAnsi="Montserrat" w:eastAsia="Montserrat" w:cs="Montserrat"/>
                <w:color w:val="252135"/>
                <w:sz w:val="21"/>
                <w:szCs w:val="21"/>
              </w:rPr>
              <w:t>edad</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6AF49571" w14:textId="44D224D9">
            <w:r w:rsidRPr="3BAB4BDC">
              <w:rPr>
                <w:rFonts w:ascii="Montserrat" w:hAnsi="Montserrat" w:eastAsia="Montserrat" w:cs="Montserrat"/>
                <w:color w:val="252135"/>
                <w:sz w:val="21"/>
                <w:szCs w:val="21"/>
              </w:rPr>
              <w:t>Edad</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6E88BEF6" w14:textId="471C5367">
            <w:r w:rsidRPr="3BAB4BDC">
              <w:rPr>
                <w:rFonts w:ascii="Montserrat" w:hAnsi="Montserrat" w:eastAsia="Montserrat" w:cs="Montserrat"/>
                <w:color w:val="252135"/>
                <w:sz w:val="21"/>
                <w:szCs w:val="21"/>
              </w:rPr>
              <w:t>Edad al momento de cometerse el hecho.</w:t>
            </w:r>
          </w:p>
        </w:tc>
      </w:tr>
      <w:tr w:rsidR="3BAB4BDC" w:rsidTr="62C2B707" w14:paraId="4041F675"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36B1FF20" w14:textId="103574B0">
            <w:r w:rsidRPr="3BAB4BDC">
              <w:rPr>
                <w:rFonts w:ascii="Montserrat" w:hAnsi="Montserrat" w:eastAsia="Montserrat" w:cs="Montserrat"/>
                <w:color w:val="252135"/>
                <w:sz w:val="21"/>
                <w:szCs w:val="21"/>
              </w:rPr>
              <w:t>Imputado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3F610912" w14:textId="5FF6A1E8">
            <w:r w:rsidRPr="3BAB4BDC">
              <w:rPr>
                <w:rFonts w:ascii="Montserrat" w:hAnsi="Montserrat" w:eastAsia="Montserrat" w:cs="Montserrat"/>
                <w:color w:val="252135"/>
                <w:sz w:val="21"/>
                <w:szCs w:val="21"/>
              </w:rPr>
              <w:t>lugarNacimiento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31540101" w14:textId="436F0213">
            <w:r w:rsidRPr="3BAB4BDC">
              <w:rPr>
                <w:rFonts w:ascii="Montserrat" w:hAnsi="Montserrat" w:eastAsia="Montserrat" w:cs="Montserrat"/>
                <w:color w:val="252135"/>
                <w:sz w:val="21"/>
                <w:szCs w:val="21"/>
              </w:rPr>
              <w:t>Lugar de Nacimiento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21F52FD7" w14:textId="539DE34D">
            <w:r w:rsidRPr="3BAB4BDC">
              <w:rPr>
                <w:rFonts w:ascii="Montserrat" w:hAnsi="Montserrat" w:eastAsia="Montserrat" w:cs="Montserrat"/>
                <w:color w:val="252135"/>
                <w:sz w:val="21"/>
                <w:szCs w:val="21"/>
              </w:rPr>
              <w:t>Lugar de nacimiento.</w:t>
            </w:r>
          </w:p>
        </w:tc>
      </w:tr>
      <w:tr w:rsidR="3BAB4BDC" w:rsidTr="62C2B707" w14:paraId="0A63211F"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09DF4670" w14:textId="216D8728">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Imputado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07E07AE4" w14:textId="4C19A299">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nacionalidad</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1E095DF0" w14:textId="44EDF455">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Nacionalidad</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64332375" w14:textId="6FD5AF97">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Nacionalidad</w:t>
            </w:r>
          </w:p>
        </w:tc>
      </w:tr>
      <w:tr w:rsidR="3BAB4BDC" w:rsidTr="62C2B707" w14:paraId="63336952"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7E3A69C9" w14:textId="3428CFBA">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Imputado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45A1E75F" w14:textId="66677C29">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educacion</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56E19F08" w14:textId="104B037A">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Nivel de Educación</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5ED4BFB3" w14:textId="2CA00640">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Nivel de educación según lista de códigos.</w:t>
            </w:r>
          </w:p>
        </w:tc>
      </w:tr>
      <w:tr w:rsidR="3BAB4BDC" w:rsidTr="62C2B707" w14:paraId="682DC403"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2E1A736F" w14:textId="0E33AD32">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Imputado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0B58EE43" w14:textId="34104FE9">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ocupacion</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7DBF2B55" w14:textId="371C8017">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Ocupación</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621AF6B8" w14:textId="569F2B27">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Ocupación</w:t>
            </w:r>
          </w:p>
        </w:tc>
      </w:tr>
      <w:tr w:rsidR="3BAB4BDC" w:rsidTr="62C2B707" w14:paraId="73B4C2F1"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2EDD211B" w14:textId="4656F57A">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Imputado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251E3CA6" w14:textId="6760636D">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domicilio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1B17534D" w14:textId="18916E20">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Domicilio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52E9CBCE" w14:textId="4FC8D10B">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Domicilio del victimario</w:t>
            </w:r>
          </w:p>
        </w:tc>
      </w:tr>
      <w:tr w:rsidR="3BAB4BDC" w:rsidTr="62C2B707" w14:paraId="38910946"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731132B5" w14:textId="664D57A8">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Imputado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116D610D" w14:textId="58D3A323">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lugarResidencia</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10EC75C9" w14:textId="5EAEAFE5">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Lugar de Residencia</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58B9AD14" w14:textId="310908C4">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Lugar de residencia.</w:t>
            </w:r>
          </w:p>
        </w:tc>
      </w:tr>
      <w:tr w:rsidR="3BAB4BDC" w:rsidTr="62C2B707" w14:paraId="10FD8DB8"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71CE14D5" w14:textId="6A1EB09A">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Imputado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28D83F0B" w14:textId="38F7BC95">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condicionMigratoria</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04D6697B" w14:textId="63A655FE">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Condición migratoria»</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2B491071" w14:textId="15E993AC">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Condición migratoria</w:t>
            </w:r>
          </w:p>
        </w:tc>
      </w:tr>
      <w:tr w:rsidR="3BAB4BDC" w:rsidTr="62C2B707" w14:paraId="14FC7079"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08152C2E" w14:textId="792CAF5B">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Imputado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7460B9B3" w14:textId="21A0286B">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etnia</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0DB798F0" w14:textId="77FE5545">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Etnia</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033663DB" w14:textId="64DC7A1C">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Etnia</w:t>
            </w:r>
          </w:p>
        </w:tc>
      </w:tr>
      <w:tr w:rsidR="3BAB4BDC" w:rsidTr="62C2B707" w14:paraId="1F6C4037"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3C43BE5B" w14:textId="23A81862">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Imputado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70B94002" w14:textId="3E534310">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situacionJuridica</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0005A0DF" w14:textId="79588887">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Situación juridica</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6E761180" w14:textId="1FC18602">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Situación juridica: procesado, condenado, indagado, etc según lista de códigos.</w:t>
            </w:r>
          </w:p>
        </w:tc>
      </w:tr>
      <w:tr w:rsidR="3BAB4BDC" w:rsidTr="62C2B707" w14:paraId="6C33A2CF"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72DAA6FF" w14:textId="6A24798D">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Imputado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1C96C5B8" w14:textId="4C64D4FF">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estadoConyugal</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499498C7" w14:textId="7896F6CD">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Estado conyugal</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467DD22D" w14:textId="5E66E9D9">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Estado conyugal del victimario. Sin necesidad de estar relacionado con la victima según lista de códigos.</w:t>
            </w:r>
          </w:p>
        </w:tc>
      </w:tr>
      <w:tr w:rsidR="3BAB4BDC" w:rsidTr="62C2B707" w14:paraId="0FCDB4FA"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29C2301D" w14:textId="3EB59343">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Imputado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39BBC9ED" w14:textId="4D84E2B3">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permisoPortacionArmas</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4AD53629" w14:textId="0D3531D3">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Permiso de portación de armas</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789252C9" w14:textId="738F2CC7">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Permiso de portación de armas.</w:t>
            </w:r>
          </w:p>
        </w:tc>
      </w:tr>
      <w:tr w:rsidR="3BAB4BDC" w:rsidTr="62C2B707" w14:paraId="64D03B0E" w14:textId="77777777">
        <w:trPr>
          <w:trHeight w:val="9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08B1372A" w14:textId="069EA6EE">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Imputado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4F8A2FF9" w14:textId="2D056572">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pertenenciaFuerzaSeguridad</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46EADB73" w14:textId="629E6DCA">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Pertenencia a fuerzas de seguridad</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0971229E" w14:textId="2805AAD6">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Pertenencia a fuerzas de seguridad</w:t>
            </w:r>
          </w:p>
        </w:tc>
      </w:tr>
      <w:tr w:rsidR="3BAB4BDC" w:rsidTr="62C2B707" w14:paraId="41C8D656"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539F31C6" w14:textId="7E75470E">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Imputado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5B1FF6B5" w14:textId="1C019C76">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antecedentes</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34A3A286" w14:textId="72328922">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Antecedentes</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26B44CD8" w14:textId="335B7599">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Antecedentes de violencia previa, medidas de protección, otros delitos.</w:t>
            </w:r>
          </w:p>
        </w:tc>
      </w:tr>
      <w:tr w:rsidR="3BAB4BDC" w:rsidTr="62C2B707" w14:paraId="242B0403"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122949E9" w14:textId="25D2B04F">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Imputado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57A1B982" w14:textId="3509DCEB">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suicidio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2BF9E2D6" w14:textId="618F72AC">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Suicidio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2672D6F0" w14:textId="6D6E0DC7">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Suicidio, consumado o tentativa de suicidio.</w:t>
            </w:r>
          </w:p>
        </w:tc>
      </w:tr>
      <w:tr w:rsidR="3BAB4BDC" w:rsidTr="62C2B707" w14:paraId="6CFA9C12"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7C06B139" w14:textId="71B5F7FC">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Imputado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6F5106B8" w14:textId="3BAA055D">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generador</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14F54FA8" w14:textId="50C1E20B">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Organismo generador de dato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2EC72CFF" w14:textId="7F096F60">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Información para identificar al organismo que genera los datos</w:t>
            </w:r>
          </w:p>
        </w:tc>
      </w:tr>
    </w:tbl>
    <w:p w:rsidR="3BAB4BDC" w:rsidP="3BAB4BDC" w:rsidRDefault="3BAB4BDC" w14:paraId="653B9B96" w14:textId="7E2D5873">
      <w:pPr>
        <w:rPr>
          <w:noProof/>
        </w:rPr>
      </w:pPr>
    </w:p>
    <w:p w:rsidR="00D464EE" w:rsidP="3BAB4BDC" w:rsidRDefault="00D464EE" w14:paraId="06A60828" w14:textId="3C602713">
      <w:pPr>
        <w:rPr>
          <w:rFonts w:cs="Arial"/>
          <w:color w:val="252135"/>
          <w:shd w:val="clear" w:color="auto" w:fill="FAFAFA"/>
        </w:rPr>
      </w:pPr>
      <w:r w:rsidRPr="3BAB4BDC">
        <w:rPr>
          <w:rFonts w:cs="Arial"/>
          <w:color w:val="252135"/>
          <w:shd w:val="clear" w:color="auto" w:fill="FAFAFA"/>
        </w:rPr>
        <w:t>Víctima</w:t>
      </w:r>
    </w:p>
    <w:p w:rsidR="3BAB4BDC" w:rsidP="3BAB4BDC" w:rsidRDefault="3BAB4BDC" w14:paraId="0C718F0A" w14:textId="3B6F14B5">
      <w:pPr>
        <w:rPr>
          <w:rFonts w:cs="Arial"/>
          <w:color w:val="252135"/>
        </w:rPr>
      </w:pPr>
    </w:p>
    <w:tbl>
      <w:tblPr>
        <w:tblStyle w:val="TableGrid"/>
        <w:tblW w:w="0" w:type="auto"/>
        <w:tblBorders>
          <w:top w:val="single" w:color="000000" w:themeColor="text1" w:sz="6" w:space="0"/>
          <w:left w:val="single" w:color="000000" w:themeColor="text1" w:sz="6" w:space="0"/>
          <w:bottom w:val="single" w:color="000000" w:themeColor="text1" w:sz="6" w:space="0"/>
          <w:right w:val="single" w:color="000000" w:themeColor="text1" w:sz="6" w:space="0"/>
        </w:tblBorders>
        <w:tblLayout w:type="fixed"/>
        <w:tblLook w:val="06A0" w:firstRow="1" w:lastRow="0" w:firstColumn="1" w:lastColumn="0" w:noHBand="1" w:noVBand="1"/>
      </w:tblPr>
      <w:tblGrid>
        <w:gridCol w:w="2340"/>
        <w:gridCol w:w="2340"/>
        <w:gridCol w:w="2340"/>
        <w:gridCol w:w="2340"/>
      </w:tblGrid>
      <w:tr w:rsidR="3BAB4BDC" w:rsidTr="3BAB4BDC" w14:paraId="4D07643E"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3C1CED23" w14:textId="392F2329">
            <w:r w:rsidRPr="3BAB4BDC">
              <w:rPr>
                <w:rFonts w:ascii="Montserrat" w:hAnsi="Montserrat" w:eastAsia="Montserrat" w:cs="Montserrat"/>
                <w:color w:val="252135"/>
                <w:sz w:val="21"/>
                <w:szCs w:val="21"/>
              </w:rPr>
              <w:t>ma</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23CAAB6B" w14:textId="43666EE4">
            <w:r w:rsidRPr="3BAB4BDC">
              <w:rPr>
                <w:rFonts w:ascii="Montserrat" w:hAnsi="Montserrat" w:eastAsia="Montserrat" w:cs="Montserrat"/>
                <w:color w:val="252135"/>
                <w:sz w:val="21"/>
                <w:szCs w:val="21"/>
              </w:rPr>
              <w:t>dni</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116CC1EA" w14:textId="083BD4DD">
            <w:r w:rsidRPr="3BAB4BDC">
              <w:rPr>
                <w:rFonts w:ascii="Montserrat" w:hAnsi="Montserrat" w:eastAsia="Montserrat" w:cs="Montserrat"/>
                <w:color w:val="252135"/>
                <w:sz w:val="21"/>
                <w:szCs w:val="21"/>
              </w:rPr>
              <w:t>DNI</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71F57200" w14:textId="01D8BADB">
            <w:r w:rsidRPr="3BAB4BDC">
              <w:rPr>
                <w:rFonts w:ascii="Montserrat" w:hAnsi="Montserrat" w:eastAsia="Montserrat" w:cs="Montserrat"/>
                <w:color w:val="252135"/>
                <w:sz w:val="21"/>
                <w:szCs w:val="21"/>
              </w:rPr>
              <w:t>Identificador único de este registro en el sistema.</w:t>
            </w:r>
          </w:p>
        </w:tc>
      </w:tr>
      <w:tr w:rsidR="3BAB4BDC" w:rsidTr="3BAB4BDC" w14:paraId="667DCDBF"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16E663D0" w14:textId="32384649">
            <w:r w:rsidRPr="3BAB4BDC">
              <w:rPr>
                <w:rFonts w:ascii="Montserrat" w:hAnsi="Montserrat" w:eastAsia="Montserrat" w:cs="Montserrat"/>
                <w:color w:val="252135"/>
                <w:sz w:val="21"/>
                <w:szCs w:val="21"/>
              </w:rPr>
              <w:t>Víctima</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37F07CCD" w14:textId="5A349FE5">
            <w:r w:rsidRPr="3BAB4BDC">
              <w:rPr>
                <w:rFonts w:ascii="Montserrat" w:hAnsi="Montserrat" w:eastAsia="Montserrat" w:cs="Montserrat"/>
                <w:color w:val="252135"/>
                <w:sz w:val="21"/>
                <w:szCs w:val="21"/>
              </w:rPr>
              <w:t>nombre</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6ADA584E" w14:textId="06F71D8A">
            <w:r w:rsidRPr="3BAB4BDC">
              <w:rPr>
                <w:rFonts w:ascii="Montserrat" w:hAnsi="Montserrat" w:eastAsia="Montserrat" w:cs="Montserrat"/>
                <w:color w:val="252135"/>
                <w:sz w:val="21"/>
                <w:szCs w:val="21"/>
              </w:rPr>
              <w:t>Nombre</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0CE65518" w14:textId="2B5B5B81">
            <w:r w:rsidRPr="3BAB4BDC">
              <w:rPr>
                <w:rFonts w:ascii="Montserrat" w:hAnsi="Montserrat" w:eastAsia="Montserrat" w:cs="Montserrat"/>
                <w:color w:val="252135"/>
                <w:sz w:val="21"/>
                <w:szCs w:val="21"/>
              </w:rPr>
              <w:t>Nombre completo de la persona</w:t>
            </w:r>
          </w:p>
        </w:tc>
      </w:tr>
      <w:tr w:rsidR="3BAB4BDC" w:rsidTr="3BAB4BDC" w14:paraId="4FB361C9"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45FB3E38" w14:textId="2631ED6D">
            <w:r w:rsidRPr="3BAB4BDC">
              <w:rPr>
                <w:rFonts w:ascii="Montserrat" w:hAnsi="Montserrat" w:eastAsia="Montserrat" w:cs="Montserrat"/>
                <w:color w:val="252135"/>
                <w:sz w:val="21"/>
                <w:szCs w:val="21"/>
              </w:rPr>
              <w:t>Víctima</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44F15905" w14:textId="7270CE17">
            <w:r w:rsidRPr="3BAB4BDC">
              <w:rPr>
                <w:rFonts w:ascii="Montserrat" w:hAnsi="Montserrat" w:eastAsia="Montserrat" w:cs="Montserrat"/>
                <w:color w:val="252135"/>
                <w:sz w:val="21"/>
                <w:szCs w:val="21"/>
              </w:rPr>
              <w:t>género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4507A0E5" w14:textId="77D40277">
            <w:r w:rsidRPr="3BAB4BDC">
              <w:rPr>
                <w:rFonts w:ascii="Montserrat" w:hAnsi="Montserrat" w:eastAsia="Montserrat" w:cs="Montserrat"/>
                <w:color w:val="252135"/>
                <w:sz w:val="21"/>
                <w:szCs w:val="21"/>
              </w:rPr>
              <w:t>Identidad de Género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4AAF2D99" w14:textId="50B6C890">
            <w:r w:rsidRPr="3BAB4BDC">
              <w:rPr>
                <w:rFonts w:ascii="Montserrat" w:hAnsi="Montserrat" w:eastAsia="Montserrat" w:cs="Montserrat"/>
                <w:color w:val="252135"/>
                <w:sz w:val="21"/>
                <w:szCs w:val="21"/>
              </w:rPr>
              <w:t>Identidad de género de la persona según lista de códigos.</w:t>
            </w:r>
          </w:p>
        </w:tc>
      </w:tr>
      <w:tr w:rsidR="3BAB4BDC" w:rsidTr="3BAB4BDC" w14:paraId="34BE683B"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2E4D8E99" w14:textId="3051D3C3">
            <w:r w:rsidRPr="3BAB4BDC">
              <w:rPr>
                <w:rFonts w:ascii="Montserrat" w:hAnsi="Montserrat" w:eastAsia="Montserrat" w:cs="Montserrat"/>
                <w:color w:val="252135"/>
                <w:sz w:val="21"/>
                <w:szCs w:val="21"/>
              </w:rPr>
              <w:t>Víctima</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7D4A9631" w14:textId="0F35F00F">
            <w:r w:rsidRPr="3BAB4BDC">
              <w:rPr>
                <w:rFonts w:ascii="Montserrat" w:hAnsi="Montserrat" w:eastAsia="Montserrat" w:cs="Montserrat"/>
                <w:color w:val="252135"/>
                <w:sz w:val="21"/>
                <w:szCs w:val="21"/>
              </w:rPr>
              <w:t>orientacionSexual</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5AFD4F6E" w14:textId="3B88D277">
            <w:r w:rsidRPr="3BAB4BDC">
              <w:rPr>
                <w:rFonts w:ascii="Montserrat" w:hAnsi="Montserrat" w:eastAsia="Montserrat" w:cs="Montserrat"/>
                <w:color w:val="252135"/>
                <w:sz w:val="21"/>
                <w:szCs w:val="21"/>
              </w:rPr>
              <w:t>Orientación Sexual</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7663162D" w14:textId="3765EB61">
            <w:r w:rsidRPr="3BAB4BDC">
              <w:rPr>
                <w:rFonts w:ascii="Montserrat" w:hAnsi="Montserrat" w:eastAsia="Montserrat" w:cs="Montserrat"/>
                <w:color w:val="252135"/>
                <w:sz w:val="21"/>
                <w:szCs w:val="21"/>
              </w:rPr>
              <w:t>Orientación sexual según lista de códigos</w:t>
            </w:r>
          </w:p>
        </w:tc>
      </w:tr>
      <w:tr w:rsidR="3BAB4BDC" w:rsidTr="3BAB4BDC" w14:paraId="76620A1A"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4544FDC0" w14:textId="7FE0793B">
            <w:r w:rsidRPr="3BAB4BDC">
              <w:rPr>
                <w:rFonts w:ascii="Montserrat" w:hAnsi="Montserrat" w:eastAsia="Montserrat" w:cs="Montserrat"/>
                <w:color w:val="252135"/>
                <w:sz w:val="21"/>
                <w:szCs w:val="21"/>
              </w:rPr>
              <w:t>Víctima</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563EBB74" w14:textId="300E58EB">
            <w:r w:rsidRPr="3BAB4BDC">
              <w:rPr>
                <w:rFonts w:ascii="Montserrat" w:hAnsi="Montserrat" w:eastAsia="Montserrat" w:cs="Montserrat"/>
                <w:color w:val="252135"/>
                <w:sz w:val="21"/>
                <w:szCs w:val="21"/>
              </w:rPr>
              <w:t>edad</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340F5534" w14:textId="2777CB64">
            <w:r w:rsidRPr="3BAB4BDC">
              <w:rPr>
                <w:rFonts w:ascii="Montserrat" w:hAnsi="Montserrat" w:eastAsia="Montserrat" w:cs="Montserrat"/>
                <w:color w:val="252135"/>
                <w:sz w:val="21"/>
                <w:szCs w:val="21"/>
              </w:rPr>
              <w:t>Edad</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25332CE9" w14:textId="39B5ECED">
            <w:r w:rsidRPr="3BAB4BDC">
              <w:rPr>
                <w:rFonts w:ascii="Montserrat" w:hAnsi="Montserrat" w:eastAsia="Montserrat" w:cs="Montserrat"/>
                <w:color w:val="252135"/>
                <w:sz w:val="21"/>
                <w:szCs w:val="21"/>
              </w:rPr>
              <w:t>Edad al momento de cometerse el hecho.</w:t>
            </w:r>
          </w:p>
        </w:tc>
      </w:tr>
      <w:tr w:rsidR="3BAB4BDC" w:rsidTr="3BAB4BDC" w14:paraId="573F782C"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5FAAC9B2" w14:textId="766B7A93">
            <w:r w:rsidRPr="3BAB4BDC">
              <w:rPr>
                <w:rFonts w:ascii="Montserrat" w:hAnsi="Montserrat" w:eastAsia="Montserrat" w:cs="Montserrat"/>
                <w:color w:val="252135"/>
                <w:sz w:val="21"/>
                <w:szCs w:val="21"/>
              </w:rPr>
              <w:t>Víctima</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5C8DF4D7" w14:textId="4D1BAFC5">
            <w:r w:rsidRPr="3BAB4BDC">
              <w:rPr>
                <w:rFonts w:ascii="Montserrat" w:hAnsi="Montserrat" w:eastAsia="Montserrat" w:cs="Montserrat"/>
                <w:color w:val="252135"/>
                <w:sz w:val="21"/>
                <w:szCs w:val="21"/>
              </w:rPr>
              <w:t>lugarNacimiento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43386430" w14:textId="79F2060E">
            <w:r w:rsidRPr="3BAB4BDC">
              <w:rPr>
                <w:rFonts w:ascii="Montserrat" w:hAnsi="Montserrat" w:eastAsia="Montserrat" w:cs="Montserrat"/>
                <w:color w:val="252135"/>
                <w:sz w:val="21"/>
                <w:szCs w:val="21"/>
              </w:rPr>
              <w:t>Lugar de Nacimiento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004FD225" w14:textId="11BB51A4">
            <w:r w:rsidRPr="3BAB4BDC">
              <w:rPr>
                <w:rFonts w:ascii="Montserrat" w:hAnsi="Montserrat" w:eastAsia="Montserrat" w:cs="Montserrat"/>
                <w:color w:val="252135"/>
                <w:sz w:val="21"/>
                <w:szCs w:val="21"/>
              </w:rPr>
              <w:t>Lugar de nacimiento.</w:t>
            </w:r>
          </w:p>
        </w:tc>
      </w:tr>
      <w:tr w:rsidR="3BAB4BDC" w:rsidTr="3BAB4BDC" w14:paraId="272CCA0D"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050FBB9C" w14:textId="722F60B1">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Víctima</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1EE5866B" w14:textId="5FD96D1F">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nacionalidad</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44964E2C" w14:textId="412E9846">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Nacionalidad</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46E7AA72" w14:textId="6A912DC8">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Nacionalidad</w:t>
            </w:r>
          </w:p>
        </w:tc>
      </w:tr>
      <w:tr w:rsidR="3BAB4BDC" w:rsidTr="3BAB4BDC" w14:paraId="594A4953"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1BD153D9" w14:textId="12FB1C4A">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Víctima</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0F55CB81" w14:textId="7A218658">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educacion</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22123D16" w14:textId="374BA24D">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Nivel de Educación</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01111167" w14:textId="5DF9D11A">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Nivel de educación según lista de códigos.</w:t>
            </w:r>
          </w:p>
        </w:tc>
      </w:tr>
      <w:tr w:rsidR="3BAB4BDC" w:rsidTr="3BAB4BDC" w14:paraId="44E20075"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2A739992" w14:textId="7F023169">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Víctima</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45E8696E" w14:textId="59EE0C40">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ocupacion</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6834C5DB" w14:textId="003CE2DE">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Ocupación</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08E9D5AA" w14:textId="65B4741B">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Ocupación</w:t>
            </w:r>
          </w:p>
        </w:tc>
      </w:tr>
      <w:tr w:rsidR="3BAB4BDC" w:rsidTr="3BAB4BDC" w14:paraId="027F2040"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453A2DD3" w14:textId="568A63B4">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Víctima</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6BCAFA50" w14:textId="00B9883C">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domicilio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46C94CE7" w14:textId="7CA76339">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Domicilio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6AF29581" w14:textId="05B041D9">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Domicilio de la victima.</w:t>
            </w:r>
          </w:p>
        </w:tc>
      </w:tr>
      <w:tr w:rsidR="3BAB4BDC" w:rsidTr="3BAB4BDC" w14:paraId="39A99DFE"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02EEBC9A" w14:textId="228BD2EA">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Víctima</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0A392133" w14:textId="6D1594C9">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lugarResidencia</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029A3722" w14:textId="295B1368">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Lugar de Residencia</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0454AA18" w14:textId="74C32573">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Lugar de residencia.</w:t>
            </w:r>
          </w:p>
        </w:tc>
      </w:tr>
      <w:tr w:rsidR="3BAB4BDC" w:rsidTr="3BAB4BDC" w14:paraId="7A11C383"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63316CE1" w14:textId="564C2990">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Víctima</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638C9FFE" w14:textId="6E70E913">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discapacidad</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6A4BA877" w14:textId="1FC29BE7">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Discapacidad</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23DFE5AE" w14:textId="043B10AA">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Discapacidad (si aplica) de la víctima.</w:t>
            </w:r>
          </w:p>
        </w:tc>
      </w:tr>
      <w:tr w:rsidR="3BAB4BDC" w:rsidTr="3BAB4BDC" w14:paraId="6175D545"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11F43F22" w14:textId="3C990994">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Víctima</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6FD9E706" w14:textId="25243D84">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condicionMigratoria</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2C42E28B" w14:textId="2F067686">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Condición migratoria</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524AA51B" w14:textId="59C14F83">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Condición migratoria.</w:t>
            </w:r>
          </w:p>
        </w:tc>
      </w:tr>
      <w:tr w:rsidR="3BAB4BDC" w:rsidTr="3BAB4BDC" w14:paraId="5F6F1388"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1B2437FA" w14:textId="758BD7BA">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Víctima</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6D56B92A" w14:textId="2A42B885">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etnia</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1592B6B2" w14:textId="35AD2B6A">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Etnia</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58C81B97" w14:textId="3B40F36A">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Etnia</w:t>
            </w:r>
          </w:p>
        </w:tc>
      </w:tr>
      <w:tr w:rsidR="3BAB4BDC" w:rsidTr="3BAB4BDC" w14:paraId="0501CC77"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47173D29" w14:textId="14B1549D">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Víctima</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596C7585" w14:textId="2B00D361">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medidasProteccion</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7CA637FA" w14:textId="4C598674">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Medidas de protección</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5879EEBD" w14:textId="325C29A7">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Medidas cautelares (tobilleras, restricción perimetral, etc).</w:t>
            </w:r>
          </w:p>
        </w:tc>
      </w:tr>
      <w:tr w:rsidR="3BAB4BDC" w:rsidTr="3BAB4BDC" w14:paraId="588B2406"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70AA69CB" w14:textId="02C271ED">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Víctima</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599CC03F" w14:textId="6EA69050">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denunciasPrevias</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4DDE683F" w14:textId="2BF497BC">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Denuncias Previas</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682324F8" w14:textId="388BF942">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Denuncias previas de la víctima, almacenadas con identificador.</w:t>
            </w:r>
          </w:p>
        </w:tc>
      </w:tr>
      <w:tr w:rsidR="3BAB4BDC" w:rsidTr="3BAB4BDC" w14:paraId="6C64E964"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0242E460" w14:textId="62616B8A">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Víctima</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6968CC75" w14:textId="05CFA179">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hijos</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6D2D9645" w14:textId="260A431D">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Tiene hijos?</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08738308" w14:textId="6934F9C0">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Valor Si/No si tiene hijos.</w:t>
            </w:r>
          </w:p>
        </w:tc>
      </w:tr>
      <w:tr w:rsidR="3BAB4BDC" w:rsidTr="3BAB4BDC" w14:paraId="7C507191"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40A85D07" w14:textId="3326D53D">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Víctima</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120740AD" w14:textId="0D001BC1">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generador</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3631A125" w14:textId="3DAB7228">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Organismo generador de dato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478A0FA2" w14:textId="2992E6A9">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Información para identificar al organismo que genera los datos</w:t>
            </w:r>
          </w:p>
        </w:tc>
      </w:tr>
    </w:tbl>
    <w:p w:rsidR="3BAB4BDC" w:rsidP="3BAB4BDC" w:rsidRDefault="3BAB4BDC" w14:paraId="7563C4A7" w14:textId="16C20908">
      <w:pPr>
        <w:rPr>
          <w:rFonts w:cs="Arial"/>
          <w:color w:val="252135"/>
        </w:rPr>
      </w:pPr>
    </w:p>
    <w:p w:rsidR="3BAB4BDC" w:rsidP="3BAB4BDC" w:rsidRDefault="3BAB4BDC" w14:paraId="510E1D00" w14:textId="0D062075">
      <w:pPr>
        <w:rPr>
          <w:rFonts w:cs="Arial"/>
          <w:color w:val="252135"/>
        </w:rPr>
      </w:pPr>
    </w:p>
    <w:p w:rsidR="3BAB4BDC" w:rsidP="3BAB4BDC" w:rsidRDefault="3BAB4BDC" w14:paraId="20710482" w14:textId="65A6BAE9">
      <w:pPr>
        <w:rPr>
          <w:rFonts w:cs="Arial"/>
          <w:color w:val="252135"/>
        </w:rPr>
      </w:pPr>
    </w:p>
    <w:p w:rsidR="3BAB4BDC" w:rsidP="3BAB4BDC" w:rsidRDefault="3BAB4BDC" w14:paraId="16AD0E11" w14:textId="78C19834">
      <w:pPr>
        <w:rPr>
          <w:rFonts w:cs="Arial"/>
          <w:color w:val="252135"/>
        </w:rPr>
      </w:pPr>
    </w:p>
    <w:p w:rsidR="3BAB4BDC" w:rsidP="3BAB4BDC" w:rsidRDefault="3BAB4BDC" w14:paraId="07053A7D" w14:textId="70B81306">
      <w:pPr>
        <w:rPr>
          <w:rFonts w:cs="Arial"/>
          <w:color w:val="252135"/>
        </w:rPr>
      </w:pPr>
    </w:p>
    <w:p w:rsidR="3BAB4BDC" w:rsidP="3BAB4BDC" w:rsidRDefault="3BAB4BDC" w14:paraId="2C86FAA0" w14:textId="77EF9111">
      <w:pPr>
        <w:rPr>
          <w:rFonts w:cs="Arial"/>
          <w:color w:val="252135"/>
        </w:rPr>
      </w:pPr>
    </w:p>
    <w:p w:rsidR="3BAB4BDC" w:rsidP="3BAB4BDC" w:rsidRDefault="3BAB4BDC" w14:paraId="317DF241" w14:textId="77EF9111">
      <w:pPr>
        <w:rPr>
          <w:rFonts w:cs="Arial"/>
          <w:color w:val="252135"/>
        </w:rPr>
      </w:pPr>
    </w:p>
    <w:p w:rsidR="3BAB4BDC" w:rsidP="3BAB4BDC" w:rsidRDefault="3BAB4BDC" w14:paraId="6BE2F950" w14:textId="77EF9111">
      <w:pPr>
        <w:rPr>
          <w:rFonts w:cs="Arial"/>
          <w:color w:val="252135"/>
        </w:rPr>
      </w:pPr>
    </w:p>
    <w:p w:rsidR="3BAB4BDC" w:rsidP="3BAB4BDC" w:rsidRDefault="3BAB4BDC" w14:paraId="1C053262" w14:textId="0C74E090">
      <w:pPr>
        <w:rPr>
          <w:rFonts w:cs="Arial"/>
          <w:color w:val="252135"/>
        </w:rPr>
      </w:pPr>
    </w:p>
    <w:p w:rsidR="3BAB4BDC" w:rsidP="3BAB4BDC" w:rsidRDefault="3BAB4BDC" w14:paraId="4D7A81A0" w14:textId="6C59D3D2">
      <w:pPr>
        <w:rPr>
          <w:rFonts w:cs="Arial"/>
          <w:color w:val="252135"/>
        </w:rPr>
      </w:pPr>
    </w:p>
    <w:p w:rsidR="3BAB4BDC" w:rsidP="3BAB4BDC" w:rsidRDefault="3BAB4BDC" w14:paraId="2798AB51" w14:textId="6C59D3D2">
      <w:pPr>
        <w:rPr>
          <w:rFonts w:cs="Arial"/>
          <w:color w:val="252135"/>
        </w:rPr>
      </w:pPr>
    </w:p>
    <w:p w:rsidR="3BAB4BDC" w:rsidP="3BAB4BDC" w:rsidRDefault="3BAB4BDC" w14:paraId="6917B309" w14:textId="2558D191">
      <w:pPr>
        <w:rPr>
          <w:rFonts w:cs="Arial"/>
          <w:color w:val="252135"/>
        </w:rPr>
      </w:pPr>
    </w:p>
    <w:p w:rsidR="00D54540" w:rsidP="009756F2" w:rsidRDefault="00D54540" w14:paraId="543AD75F" w14:textId="66AC7CA2">
      <w:pPr>
        <w:rPr>
          <w:rFonts w:cs="Arial"/>
          <w:color w:val="252135"/>
          <w:szCs w:val="22"/>
          <w:shd w:val="clear" w:color="auto" w:fill="FAFAFA"/>
        </w:rPr>
      </w:pPr>
      <w:r w:rsidRPr="3BAB4BDC">
        <w:rPr>
          <w:rFonts w:cs="Arial"/>
          <w:color w:val="252135"/>
          <w:shd w:val="clear" w:color="auto" w:fill="FAFAFA"/>
        </w:rPr>
        <w:t>Hecho</w:t>
      </w:r>
    </w:p>
    <w:p w:rsidR="3BAB4BDC" w:rsidP="3BAB4BDC" w:rsidRDefault="3BAB4BDC" w14:paraId="7BB71F4D" w14:textId="4A0283B2">
      <w:pPr>
        <w:rPr>
          <w:rFonts w:cs="Arial"/>
          <w:color w:val="252135"/>
        </w:rPr>
      </w:pPr>
    </w:p>
    <w:tbl>
      <w:tblPr>
        <w:tblStyle w:val="TableGrid"/>
        <w:tblW w:w="0" w:type="auto"/>
        <w:tblBorders>
          <w:top w:val="single" w:color="000000" w:themeColor="text1" w:sz="6" w:space="0"/>
          <w:left w:val="single" w:color="000000" w:themeColor="text1" w:sz="6" w:space="0"/>
          <w:bottom w:val="single" w:color="000000" w:themeColor="text1" w:sz="6" w:space="0"/>
          <w:right w:val="single" w:color="000000" w:themeColor="text1" w:sz="6" w:space="0"/>
        </w:tblBorders>
        <w:tblLayout w:type="fixed"/>
        <w:tblLook w:val="06A0" w:firstRow="1" w:lastRow="0" w:firstColumn="1" w:lastColumn="0" w:noHBand="1" w:noVBand="1"/>
      </w:tblPr>
      <w:tblGrid>
        <w:gridCol w:w="2340"/>
        <w:gridCol w:w="2340"/>
        <w:gridCol w:w="2340"/>
        <w:gridCol w:w="2340"/>
      </w:tblGrid>
      <w:tr w:rsidR="3BAB4BDC" w:rsidTr="3BAB4BDC" w14:paraId="12061F74"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66B98841" w14:textId="6D33DB3F">
            <w:r w:rsidRPr="3BAB4BDC">
              <w:rPr>
                <w:rFonts w:ascii="Montserrat" w:hAnsi="Montserrat" w:eastAsia="Montserrat" w:cs="Montserrat"/>
                <w:color w:val="252135"/>
                <w:sz w:val="21"/>
                <w:szCs w:val="21"/>
              </w:rPr>
              <w:t>Hecho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6908FECB" w14:textId="11CF3239">
            <w:r w:rsidRPr="3BAB4BDC">
              <w:rPr>
                <w:rFonts w:ascii="Montserrat" w:hAnsi="Montserrat" w:eastAsia="Montserrat" w:cs="Montserrat"/>
                <w:color w:val="252135"/>
                <w:sz w:val="21"/>
                <w:szCs w:val="21"/>
              </w:rPr>
              <w:t>lugar</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400573D3" w14:textId="1ACB1810">
            <w:r w:rsidRPr="3BAB4BDC">
              <w:rPr>
                <w:rFonts w:ascii="Montserrat" w:hAnsi="Montserrat" w:eastAsia="Montserrat" w:cs="Montserrat"/>
                <w:color w:val="252135"/>
                <w:sz w:val="21"/>
                <w:szCs w:val="21"/>
              </w:rPr>
              <w:t>Lugar</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70B89A3A" w14:textId="1B914C5D">
            <w:r w:rsidRPr="3BAB4BDC">
              <w:rPr>
                <w:rFonts w:ascii="Montserrat" w:hAnsi="Montserrat" w:eastAsia="Montserrat" w:cs="Montserrat"/>
                <w:color w:val="252135"/>
                <w:sz w:val="21"/>
                <w:szCs w:val="21"/>
              </w:rPr>
              <w:t>Lugar del hecho.</w:t>
            </w:r>
          </w:p>
        </w:tc>
      </w:tr>
      <w:tr w:rsidR="3BAB4BDC" w:rsidTr="3BAB4BDC" w14:paraId="4C8694E1"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2CFD3995" w14:textId="0747ED6F">
            <w:r w:rsidRPr="3BAB4BDC">
              <w:rPr>
                <w:rFonts w:ascii="Montserrat" w:hAnsi="Montserrat" w:eastAsia="Montserrat" w:cs="Montserrat"/>
                <w:color w:val="252135"/>
                <w:sz w:val="21"/>
                <w:szCs w:val="21"/>
              </w:rPr>
              <w:t>Hecho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7C57EC82" w14:textId="6BAE508B">
            <w:r w:rsidRPr="3BAB4BDC">
              <w:rPr>
                <w:rFonts w:ascii="Montserrat" w:hAnsi="Montserrat" w:eastAsia="Montserrat" w:cs="Montserrat"/>
                <w:color w:val="252135"/>
                <w:sz w:val="21"/>
                <w:szCs w:val="21"/>
              </w:rPr>
              <w:t>tipoVictima</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2689F367" w14:textId="1C906F38">
            <w:r w:rsidRPr="3BAB4BDC">
              <w:rPr>
                <w:rFonts w:ascii="Montserrat" w:hAnsi="Montserrat" w:eastAsia="Montserrat" w:cs="Montserrat"/>
                <w:color w:val="252135"/>
                <w:sz w:val="21"/>
                <w:szCs w:val="21"/>
              </w:rPr>
              <w:t>Tipo de Victima</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1DAB2EB3" w14:textId="7E7F7F92">
            <w:r w:rsidRPr="3BAB4BDC">
              <w:rPr>
                <w:rFonts w:ascii="Montserrat" w:hAnsi="Montserrat" w:eastAsia="Montserrat" w:cs="Montserrat"/>
                <w:color w:val="252135"/>
                <w:sz w:val="21"/>
                <w:szCs w:val="21"/>
              </w:rPr>
              <w:t>Relación de víctima de acuerdo al hecho- principal o vinculada de acuerdo a lista de códigos.</w:t>
            </w:r>
          </w:p>
        </w:tc>
      </w:tr>
      <w:tr w:rsidR="3BAB4BDC" w:rsidTr="3BAB4BDC" w14:paraId="7F623A43"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55811D5C" w14:textId="2689C29B">
            <w:r w:rsidRPr="3BAB4BDC">
              <w:rPr>
                <w:rFonts w:ascii="Montserrat" w:hAnsi="Montserrat" w:eastAsia="Montserrat" w:cs="Montserrat"/>
                <w:color w:val="252135"/>
                <w:sz w:val="21"/>
                <w:szCs w:val="21"/>
              </w:rPr>
              <w:t>Hecho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1FF41336" w14:textId="6F4BEC0D">
            <w:r w:rsidRPr="3BAB4BDC">
              <w:rPr>
                <w:rFonts w:ascii="Montserrat" w:hAnsi="Montserrat" w:eastAsia="Montserrat" w:cs="Montserrat"/>
                <w:color w:val="252135"/>
                <w:sz w:val="21"/>
                <w:szCs w:val="21"/>
              </w:rPr>
              <w:t>tipoRelacion</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03038D02" w14:textId="12E12EBD">
            <w:r w:rsidRPr="3BAB4BDC">
              <w:rPr>
                <w:rFonts w:ascii="Montserrat" w:hAnsi="Montserrat" w:eastAsia="Montserrat" w:cs="Montserrat"/>
                <w:color w:val="252135"/>
                <w:sz w:val="21"/>
                <w:szCs w:val="21"/>
              </w:rPr>
              <w:t>Tipo de relación</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78523808" w14:textId="3C8F3EA4">
            <w:r w:rsidRPr="3BAB4BDC">
              <w:rPr>
                <w:rFonts w:ascii="Montserrat" w:hAnsi="Montserrat" w:eastAsia="Montserrat" w:cs="Montserrat"/>
                <w:color w:val="252135"/>
                <w:sz w:val="21"/>
                <w:szCs w:val="21"/>
              </w:rPr>
              <w:t>Relación o parentesco entre victima e imputado.</w:t>
            </w:r>
          </w:p>
        </w:tc>
      </w:tr>
      <w:tr w:rsidR="3BAB4BDC" w:rsidTr="3BAB4BDC" w14:paraId="4C24C6FF"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42DD0BF3" w14:textId="527F0356">
            <w:r w:rsidRPr="3BAB4BDC">
              <w:rPr>
                <w:rFonts w:ascii="Montserrat" w:hAnsi="Montserrat" w:eastAsia="Montserrat" w:cs="Montserrat"/>
                <w:color w:val="252135"/>
                <w:sz w:val="21"/>
                <w:szCs w:val="21"/>
              </w:rPr>
              <w:t>Hecho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63B425C3" w14:textId="46AAD213">
            <w:r w:rsidRPr="3BAB4BDC">
              <w:rPr>
                <w:rFonts w:ascii="Montserrat" w:hAnsi="Montserrat" w:eastAsia="Montserrat" w:cs="Montserrat"/>
                <w:color w:val="252135"/>
                <w:sz w:val="21"/>
                <w:szCs w:val="21"/>
              </w:rPr>
              <w:t>modalidad</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13C42253" w14:textId="22E02BF2">
            <w:r w:rsidRPr="3BAB4BDC">
              <w:rPr>
                <w:rFonts w:ascii="Montserrat" w:hAnsi="Montserrat" w:eastAsia="Montserrat" w:cs="Montserrat"/>
                <w:color w:val="252135"/>
                <w:sz w:val="21"/>
                <w:szCs w:val="21"/>
              </w:rPr>
              <w:t>Modalidad</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17055DC6" w14:textId="09D5F4EF">
            <w:r w:rsidRPr="3BAB4BDC">
              <w:rPr>
                <w:rFonts w:ascii="Montserrat" w:hAnsi="Montserrat" w:eastAsia="Montserrat" w:cs="Montserrat"/>
                <w:color w:val="252135"/>
                <w:sz w:val="21"/>
                <w:szCs w:val="21"/>
              </w:rPr>
              <w:t>Existencia o no de armas de fuego, armas blancas u otro tipo de objetos.</w:t>
            </w:r>
          </w:p>
        </w:tc>
      </w:tr>
      <w:tr w:rsidR="3BAB4BDC" w:rsidTr="3BAB4BDC" w14:paraId="47C551E9"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150C6E94" w14:textId="17EC4B71">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Hecho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31E4275B" w14:textId="4DBC36B8">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agresionSexual</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26912F48" w14:textId="5D50C21D">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Agresión Sexual</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2E2EBEF3" w14:textId="7B05B948">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Si hubo agresión sexual o no.</w:t>
            </w:r>
          </w:p>
        </w:tc>
      </w:tr>
      <w:tr w:rsidR="3BAB4BDC" w:rsidTr="3BAB4BDC" w14:paraId="33ADA071"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185F530C" w14:textId="43E32F7E">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Hecho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6962CB0E" w14:textId="26240CBF">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fecha</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3482F451" w14:textId="36405013">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Fecha</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1ACD8F79" w14:textId="3FA6A1B0">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Fecha y hora estimada en que sucedió el hecho.</w:t>
            </w:r>
          </w:p>
        </w:tc>
      </w:tr>
      <w:tr w:rsidR="3BAB4BDC" w:rsidTr="3BAB4BDC" w14:paraId="30D0718A"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533BFFCD" w14:textId="70E0E755">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Hecho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1ABC1EF6" w14:textId="712BE19E">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denunciaPrevia</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3EA161DD" w14:textId="59099AD4">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Denuncia Previa</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2E02984E" w14:textId="3BCFC962">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El victimario tenia denuncia previa hecha por la victima.</w:t>
            </w:r>
          </w:p>
        </w:tc>
      </w:tr>
      <w:tr w:rsidR="3BAB4BDC" w:rsidTr="3BAB4BDC" w14:paraId="0F76C418"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1D9EB483" w14:textId="16BC6813">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Hecho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36CAF111" w14:textId="14608D98">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procesoJudicial</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62ACB3BE" w14:textId="6E67556F">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Proceso Judicial</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46B240FE" w14:textId="63699BCD">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Incluye si el proceso está activo o no.</w:t>
            </w:r>
          </w:p>
        </w:tc>
      </w:tr>
      <w:tr w:rsidR="3BAB4BDC" w:rsidTr="3BAB4BDC" w14:paraId="5E886CC2"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1CA8DFF1" w14:textId="5FB7911E">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Hecho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26F49132" w14:textId="0678A503">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generador</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73B08CBC" w14:textId="36A59D46">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Organismo generador de datos</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4035BD3F" w14:textId="481D29F1">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Información para identificar al organismo que genera los datos</w:t>
            </w:r>
          </w:p>
        </w:tc>
      </w:tr>
    </w:tbl>
    <w:p w:rsidR="3BAB4BDC" w:rsidP="3BAB4BDC" w:rsidRDefault="3BAB4BDC" w14:paraId="0B130F15" w14:textId="373C59D7">
      <w:pPr>
        <w:rPr>
          <w:rFonts w:cs="Arial"/>
          <w:color w:val="252135"/>
        </w:rPr>
      </w:pPr>
    </w:p>
    <w:p w:rsidR="3BAB4BDC" w:rsidP="3BAB4BDC" w:rsidRDefault="3BAB4BDC" w14:paraId="42EEBF91" w14:textId="0230D4EA">
      <w:pPr>
        <w:rPr>
          <w:rFonts w:cs="Arial"/>
          <w:color w:val="252135"/>
        </w:rPr>
      </w:pPr>
    </w:p>
    <w:p w:rsidR="00AB0717" w:rsidP="009756F2" w:rsidRDefault="00AB0717" w14:paraId="2672E410" w14:textId="4AB5B001">
      <w:pPr>
        <w:rPr>
          <w:rFonts w:cs="Arial"/>
          <w:color w:val="252135"/>
          <w:szCs w:val="22"/>
          <w:shd w:val="clear" w:color="auto" w:fill="FAFAFA"/>
        </w:rPr>
      </w:pPr>
      <w:r w:rsidRPr="3BAB4BDC">
        <w:rPr>
          <w:rFonts w:cs="Arial"/>
          <w:color w:val="252135"/>
          <w:shd w:val="clear" w:color="auto" w:fill="FAFAFA"/>
        </w:rPr>
        <w:t>Lugar</w:t>
      </w:r>
    </w:p>
    <w:p w:rsidR="3BAB4BDC" w:rsidP="3BAB4BDC" w:rsidRDefault="3BAB4BDC" w14:paraId="41F3FE1E" w14:textId="706BF00D">
      <w:pPr>
        <w:rPr>
          <w:rFonts w:cs="Arial"/>
          <w:color w:val="252135"/>
        </w:rPr>
      </w:pPr>
    </w:p>
    <w:tbl>
      <w:tblPr>
        <w:tblStyle w:val="TableGrid"/>
        <w:tblW w:w="0" w:type="auto"/>
        <w:tblBorders>
          <w:top w:val="single" w:color="000000" w:themeColor="text1" w:sz="6" w:space="0"/>
          <w:left w:val="single" w:color="000000" w:themeColor="text1" w:sz="6" w:space="0"/>
          <w:bottom w:val="single" w:color="000000" w:themeColor="text1" w:sz="6" w:space="0"/>
          <w:right w:val="single" w:color="000000" w:themeColor="text1" w:sz="6" w:space="0"/>
        </w:tblBorders>
        <w:tblLayout w:type="fixed"/>
        <w:tblLook w:val="06A0" w:firstRow="1" w:lastRow="0" w:firstColumn="1" w:lastColumn="0" w:noHBand="1" w:noVBand="1"/>
      </w:tblPr>
      <w:tblGrid>
        <w:gridCol w:w="2340"/>
        <w:gridCol w:w="2340"/>
        <w:gridCol w:w="2340"/>
        <w:gridCol w:w="2340"/>
      </w:tblGrid>
      <w:tr w:rsidR="3BAB4BDC" w:rsidTr="3BAB4BDC" w14:paraId="1407516A"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66F8AC8A" w14:textId="5ABF4C08">
            <w:r w:rsidRPr="3BAB4BDC">
              <w:rPr>
                <w:rFonts w:ascii="Montserrat" w:hAnsi="Montserrat" w:eastAsia="Montserrat" w:cs="Montserrat"/>
                <w:color w:val="252135"/>
                <w:sz w:val="21"/>
                <w:szCs w:val="21"/>
              </w:rPr>
              <w:t>Lugar</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780DED21" w14:textId="0D3C004F">
            <w:r w:rsidRPr="3BAB4BDC">
              <w:rPr>
                <w:rFonts w:ascii="Montserrat" w:hAnsi="Montserrat" w:eastAsia="Montserrat" w:cs="Montserrat"/>
                <w:color w:val="252135"/>
                <w:sz w:val="21"/>
                <w:szCs w:val="21"/>
              </w:rPr>
              <w:t>descripcion</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4B16A322" w14:textId="11E1271E">
            <w:r w:rsidRPr="3BAB4BDC">
              <w:rPr>
                <w:rFonts w:ascii="Montserrat" w:hAnsi="Montserrat" w:eastAsia="Montserrat" w:cs="Montserrat"/>
                <w:color w:val="252135"/>
                <w:sz w:val="21"/>
                <w:szCs w:val="21"/>
              </w:rPr>
              <w:t>Descripción</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1E69ACDD" w14:textId="46B6E8E5">
            <w:r w:rsidRPr="3BAB4BDC">
              <w:rPr>
                <w:rFonts w:ascii="Montserrat" w:hAnsi="Montserrat" w:eastAsia="Montserrat" w:cs="Montserrat"/>
                <w:color w:val="252135"/>
                <w:sz w:val="21"/>
                <w:szCs w:val="21"/>
              </w:rPr>
              <w:t>Descripción</w:t>
            </w:r>
          </w:p>
        </w:tc>
      </w:tr>
      <w:tr w:rsidR="3BAB4BDC" w:rsidTr="3BAB4BDC" w14:paraId="7BF3B5C3"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615F3223" w14:textId="74DB0FA4">
            <w:r w:rsidRPr="3BAB4BDC">
              <w:rPr>
                <w:rFonts w:ascii="Montserrat" w:hAnsi="Montserrat" w:eastAsia="Montserrat" w:cs="Montserrat"/>
                <w:color w:val="252135"/>
                <w:sz w:val="21"/>
                <w:szCs w:val="21"/>
              </w:rPr>
              <w:t>Lugar</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4DFCCDE2" w14:textId="5DE68474">
            <w:r w:rsidRPr="3BAB4BDC">
              <w:rPr>
                <w:rFonts w:ascii="Montserrat" w:hAnsi="Montserrat" w:eastAsia="Montserrat" w:cs="Montserrat"/>
                <w:color w:val="252135"/>
                <w:sz w:val="21"/>
                <w:szCs w:val="21"/>
              </w:rPr>
              <w:t>tipo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098B43A8" w14:textId="313C4568">
            <w:r w:rsidRPr="3BAB4BDC">
              <w:rPr>
                <w:rFonts w:ascii="Montserrat" w:hAnsi="Montserrat" w:eastAsia="Montserrat" w:cs="Montserrat"/>
                <w:color w:val="252135"/>
                <w:sz w:val="21"/>
                <w:szCs w:val="21"/>
              </w:rPr>
              <w:t>Tipo de Lugar</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2A2AA119" w14:textId="07C67D02">
            <w:r w:rsidRPr="3BAB4BDC">
              <w:rPr>
                <w:rFonts w:ascii="Montserrat" w:hAnsi="Montserrat" w:eastAsia="Montserrat" w:cs="Montserrat"/>
                <w:color w:val="252135"/>
                <w:sz w:val="21"/>
                <w:szCs w:val="21"/>
              </w:rPr>
              <w:t>Tipo de Lugar según lista de códigos.</w:t>
            </w:r>
          </w:p>
        </w:tc>
      </w:tr>
      <w:tr w:rsidR="3BAB4BDC" w:rsidTr="3BAB4BDC" w14:paraId="17D9F6F1"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6BE8135B" w14:textId="3F6703D3">
            <w:r w:rsidRPr="3BAB4BDC">
              <w:rPr>
                <w:rFonts w:ascii="Montserrat" w:hAnsi="Montserrat" w:eastAsia="Montserrat" w:cs="Montserrat"/>
                <w:color w:val="252135"/>
                <w:sz w:val="21"/>
                <w:szCs w:val="21"/>
              </w:rPr>
              <w:t>Lugar</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1E96EEF5" w14:textId="00971B68">
            <w:r w:rsidRPr="3BAB4BDC">
              <w:rPr>
                <w:rFonts w:ascii="Montserrat" w:hAnsi="Montserrat" w:eastAsia="Montserrat" w:cs="Montserrat"/>
                <w:color w:val="252135"/>
                <w:sz w:val="21"/>
                <w:szCs w:val="21"/>
              </w:rPr>
              <w:t>direccion</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6A546ED0" w14:textId="425B6297">
            <w:r w:rsidRPr="3BAB4BDC">
              <w:rPr>
                <w:rFonts w:ascii="Montserrat" w:hAnsi="Montserrat" w:eastAsia="Montserrat" w:cs="Montserrat"/>
                <w:color w:val="252135"/>
                <w:sz w:val="21"/>
                <w:szCs w:val="21"/>
              </w:rPr>
              <w:t>Dirección</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39C7E67B" w14:textId="04C11C73">
            <w:r w:rsidRPr="3BAB4BDC">
              <w:rPr>
                <w:rFonts w:ascii="Montserrat" w:hAnsi="Montserrat" w:eastAsia="Montserrat" w:cs="Montserrat"/>
                <w:color w:val="252135"/>
                <w:sz w:val="21"/>
                <w:szCs w:val="21"/>
              </w:rPr>
              <w:t>Dirección</w:t>
            </w:r>
          </w:p>
        </w:tc>
      </w:tr>
      <w:tr w:rsidR="3BAB4BDC" w:rsidTr="3BAB4BDC" w14:paraId="7274063C"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7784FD7C" w14:textId="78C0A227">
            <w:r w:rsidRPr="3BAB4BDC">
              <w:rPr>
                <w:rFonts w:ascii="Montserrat" w:hAnsi="Montserrat" w:eastAsia="Montserrat" w:cs="Montserrat"/>
                <w:color w:val="252135"/>
                <w:sz w:val="21"/>
                <w:szCs w:val="21"/>
              </w:rPr>
              <w:t>Lugar</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56DA0B6C" w14:textId="269C6016">
            <w:r w:rsidRPr="3BAB4BDC">
              <w:rPr>
                <w:rFonts w:ascii="Montserrat" w:hAnsi="Montserrat" w:eastAsia="Montserrat" w:cs="Montserrat"/>
                <w:color w:val="252135"/>
                <w:sz w:val="21"/>
                <w:szCs w:val="21"/>
              </w:rPr>
              <w:t>ciudad</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22007C78" w14:textId="581A4327">
            <w:r w:rsidRPr="3BAB4BDC">
              <w:rPr>
                <w:rFonts w:ascii="Montserrat" w:hAnsi="Montserrat" w:eastAsia="Montserrat" w:cs="Montserrat"/>
                <w:color w:val="252135"/>
                <w:sz w:val="21"/>
                <w:szCs w:val="21"/>
              </w:rPr>
              <w:t>Ciudad</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7F9ABC9C" w14:textId="2449616B">
            <w:r w:rsidRPr="3BAB4BDC">
              <w:rPr>
                <w:rFonts w:ascii="Montserrat" w:hAnsi="Montserrat" w:eastAsia="Montserrat" w:cs="Montserrat"/>
                <w:color w:val="252135"/>
                <w:sz w:val="21"/>
                <w:szCs w:val="21"/>
              </w:rPr>
              <w:t>Ciudad</w:t>
            </w:r>
          </w:p>
        </w:tc>
      </w:tr>
      <w:tr w:rsidR="3BAB4BDC" w:rsidTr="3BAB4BDC" w14:paraId="06A695C7"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4B1C2ABD" w14:textId="622D5DD1">
            <w:r w:rsidRPr="3BAB4BDC">
              <w:rPr>
                <w:rFonts w:ascii="Montserrat" w:hAnsi="Montserrat" w:eastAsia="Montserrat" w:cs="Montserrat"/>
                <w:color w:val="252135"/>
                <w:sz w:val="21"/>
                <w:szCs w:val="21"/>
              </w:rPr>
              <w:t>Lugar</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110F6F17" w14:textId="3CFDA40C">
            <w:r w:rsidRPr="3BAB4BDC">
              <w:rPr>
                <w:rFonts w:ascii="Montserrat" w:hAnsi="Montserrat" w:eastAsia="Montserrat" w:cs="Montserrat"/>
                <w:color w:val="252135"/>
                <w:sz w:val="21"/>
                <w:szCs w:val="21"/>
              </w:rPr>
              <w:t>pais</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167D7E9E" w14:textId="77AC9033">
            <w:r w:rsidRPr="3BAB4BDC">
              <w:rPr>
                <w:rFonts w:ascii="Montserrat" w:hAnsi="Montserrat" w:eastAsia="Montserrat" w:cs="Montserrat"/>
                <w:color w:val="252135"/>
                <w:sz w:val="21"/>
                <w:szCs w:val="21"/>
              </w:rPr>
              <w:t>País</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4433C308" w14:textId="09123DB8">
            <w:r w:rsidRPr="3BAB4BDC">
              <w:rPr>
                <w:rFonts w:ascii="Montserrat" w:hAnsi="Montserrat" w:eastAsia="Montserrat" w:cs="Montserrat"/>
                <w:color w:val="252135"/>
                <w:sz w:val="21"/>
                <w:szCs w:val="21"/>
              </w:rPr>
              <w:t>País</w:t>
            </w:r>
          </w:p>
        </w:tc>
      </w:tr>
      <w:tr w:rsidR="3BAB4BDC" w:rsidTr="3BAB4BDC" w14:paraId="44C97B60"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624C1B04" w14:textId="39B6BF6A">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Lugar</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49259C0C" w14:textId="535F28BC">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codigoPostal</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1F03475E" w14:textId="1C333A0F">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Código Postal</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6DF11557" w14:textId="1F6C4A92">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Código Postal</w:t>
            </w:r>
          </w:p>
        </w:tc>
      </w:tr>
    </w:tbl>
    <w:p w:rsidR="3BAB4BDC" w:rsidP="3BAB4BDC" w:rsidRDefault="3BAB4BDC" w14:paraId="6350A5C6" w14:textId="2685150D">
      <w:pPr>
        <w:rPr>
          <w:rFonts w:cs="Arial"/>
          <w:color w:val="252135"/>
        </w:rPr>
      </w:pPr>
    </w:p>
    <w:p w:rsidR="00AB0717" w:rsidP="009756F2" w:rsidRDefault="00AB0717" w14:paraId="7653E45B" w14:textId="784FCD3B">
      <w:pPr>
        <w:rPr>
          <w:rFonts w:cs="Arial"/>
          <w:color w:val="252135"/>
          <w:szCs w:val="22"/>
          <w:shd w:val="clear" w:color="auto" w:fill="FAFAFA"/>
        </w:rPr>
      </w:pPr>
      <w:r w:rsidRPr="3BAB4BDC">
        <w:rPr>
          <w:rFonts w:cs="Arial"/>
          <w:color w:val="252135"/>
          <w:shd w:val="clear" w:color="auto" w:fill="FAFAFA"/>
        </w:rPr>
        <w:t>Organismo</w:t>
      </w:r>
    </w:p>
    <w:p w:rsidR="3BAB4BDC" w:rsidP="3BAB4BDC" w:rsidRDefault="3BAB4BDC" w14:paraId="43FEFE68" w14:textId="06DE7717">
      <w:pPr>
        <w:rPr>
          <w:rFonts w:cs="Arial"/>
          <w:color w:val="252135"/>
        </w:rPr>
      </w:pPr>
    </w:p>
    <w:tbl>
      <w:tblPr>
        <w:tblStyle w:val="TableGrid"/>
        <w:tblW w:w="0" w:type="auto"/>
        <w:tblBorders>
          <w:top w:val="single" w:color="000000" w:themeColor="text1" w:sz="6" w:space="0"/>
          <w:left w:val="single" w:color="000000" w:themeColor="text1" w:sz="6" w:space="0"/>
          <w:bottom w:val="single" w:color="000000" w:themeColor="text1" w:sz="6" w:space="0"/>
          <w:right w:val="single" w:color="000000" w:themeColor="text1" w:sz="6" w:space="0"/>
        </w:tblBorders>
        <w:tblLayout w:type="fixed"/>
        <w:tblLook w:val="06A0" w:firstRow="1" w:lastRow="0" w:firstColumn="1" w:lastColumn="0" w:noHBand="1" w:noVBand="1"/>
      </w:tblPr>
      <w:tblGrid>
        <w:gridCol w:w="2340"/>
        <w:gridCol w:w="2340"/>
        <w:gridCol w:w="2340"/>
        <w:gridCol w:w="2340"/>
      </w:tblGrid>
      <w:tr w:rsidR="3BAB4BDC" w:rsidTr="3BAB4BDC" w14:paraId="415F4F3A"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3FE70A41" w14:textId="43155518">
            <w:r w:rsidRPr="3BAB4BDC">
              <w:rPr>
                <w:rFonts w:ascii="Montserrat" w:hAnsi="Montserrat" w:eastAsia="Montserrat" w:cs="Montserrat"/>
                <w:color w:val="252135"/>
                <w:sz w:val="21"/>
                <w:szCs w:val="21"/>
              </w:rPr>
              <w:t>Organismo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3A6E6E9F" w14:textId="11A5FE1A">
            <w:r w:rsidRPr="3BAB4BDC">
              <w:rPr>
                <w:rFonts w:ascii="Montserrat" w:hAnsi="Montserrat" w:eastAsia="Montserrat" w:cs="Montserrat"/>
                <w:color w:val="252135"/>
                <w:sz w:val="21"/>
                <w:szCs w:val="21"/>
              </w:rPr>
              <w:t>nombre</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2935B3C7" w14:textId="07853F31">
            <w:r w:rsidRPr="3BAB4BDC">
              <w:rPr>
                <w:rFonts w:ascii="Montserrat" w:hAnsi="Montserrat" w:eastAsia="Montserrat" w:cs="Montserrat"/>
                <w:color w:val="252135"/>
                <w:sz w:val="21"/>
                <w:szCs w:val="21"/>
              </w:rPr>
              <w:t>Organismo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7950D62D" w14:textId="622CD63B">
            <w:r w:rsidRPr="3BAB4BDC">
              <w:rPr>
                <w:rFonts w:ascii="Montserrat" w:hAnsi="Montserrat" w:eastAsia="Montserrat" w:cs="Montserrat"/>
                <w:color w:val="252135"/>
                <w:sz w:val="21"/>
                <w:szCs w:val="21"/>
              </w:rPr>
              <w:t>Nombre del organismo donde se generan los datos.</w:t>
            </w:r>
          </w:p>
        </w:tc>
      </w:tr>
      <w:tr w:rsidR="3BAB4BDC" w:rsidTr="3BAB4BDC" w14:paraId="1FF2702E"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7C07647F" w14:textId="19D4F0CC">
            <w:r w:rsidRPr="3BAB4BDC">
              <w:rPr>
                <w:rFonts w:ascii="Montserrat" w:hAnsi="Montserrat" w:eastAsia="Montserrat" w:cs="Montserrat"/>
                <w:color w:val="252135"/>
                <w:sz w:val="21"/>
                <w:szCs w:val="21"/>
              </w:rPr>
              <w:t>Organismo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503C091B" w14:textId="39FB30BD">
            <w:r w:rsidRPr="3BAB4BDC">
              <w:rPr>
                <w:rFonts w:ascii="Montserrat" w:hAnsi="Montserrat" w:eastAsia="Montserrat" w:cs="Montserrat"/>
                <w:color w:val="252135"/>
                <w:sz w:val="21"/>
                <w:szCs w:val="21"/>
              </w:rPr>
              <w:t>tipoOrganismo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78F97D8E" w14:textId="76D0703D">
            <w:r w:rsidRPr="3BAB4BDC">
              <w:rPr>
                <w:rFonts w:ascii="Montserrat" w:hAnsi="Montserrat" w:eastAsia="Montserrat" w:cs="Montserrat"/>
                <w:color w:val="252135"/>
                <w:sz w:val="21"/>
                <w:szCs w:val="21"/>
              </w:rPr>
              <w:t>Tipo de Organismo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3540240C" w14:textId="70EAC577">
            <w:r w:rsidRPr="3BAB4BDC">
              <w:rPr>
                <w:rFonts w:ascii="Montserrat" w:hAnsi="Montserrat" w:eastAsia="Montserrat" w:cs="Montserrat"/>
                <w:color w:val="252135"/>
                <w:sz w:val="21"/>
                <w:szCs w:val="21"/>
              </w:rPr>
              <w:t>Tipo de organismo según lista de códigos.</w:t>
            </w:r>
          </w:p>
        </w:tc>
      </w:tr>
      <w:tr w:rsidR="3BAB4BDC" w:rsidTr="3BAB4BDC" w14:paraId="2E2B83E1"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4F198957" w14:textId="56469CD2">
            <w:r w:rsidRPr="3BAB4BDC">
              <w:rPr>
                <w:rFonts w:ascii="Montserrat" w:hAnsi="Montserrat" w:eastAsia="Montserrat" w:cs="Montserrat"/>
                <w:color w:val="252135"/>
                <w:sz w:val="21"/>
                <w:szCs w:val="21"/>
              </w:rPr>
              <w:t>Organismo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2D3F0202" w14:textId="0724E352">
            <w:r w:rsidRPr="3BAB4BDC">
              <w:rPr>
                <w:rFonts w:ascii="Montserrat" w:hAnsi="Montserrat" w:eastAsia="Montserrat" w:cs="Montserrat"/>
                <w:color w:val="252135"/>
                <w:sz w:val="21"/>
                <w:szCs w:val="21"/>
              </w:rPr>
              <w:t>rol</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3A3C8D51" w14:textId="5833C5E8">
            <w:r w:rsidRPr="3BAB4BDC">
              <w:rPr>
                <w:rFonts w:ascii="Montserrat" w:hAnsi="Montserrat" w:eastAsia="Montserrat" w:cs="Montserrat"/>
                <w:color w:val="252135"/>
                <w:sz w:val="21"/>
                <w:szCs w:val="21"/>
              </w:rPr>
              <w:t>Rol de persona responsable de datos</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3089C32D" w14:textId="2E0CBDD3">
            <w:r w:rsidRPr="3BAB4BDC">
              <w:rPr>
                <w:rFonts w:ascii="Montserrat" w:hAnsi="Montserrat" w:eastAsia="Montserrat" w:cs="Montserrat"/>
                <w:color w:val="252135"/>
                <w:sz w:val="21"/>
                <w:szCs w:val="21"/>
              </w:rPr>
              <w:t>Rol de la persona dentro del organismo que captura los datos.</w:t>
            </w:r>
          </w:p>
        </w:tc>
      </w:tr>
      <w:tr w:rsidR="3BAB4BDC" w:rsidTr="3BAB4BDC" w14:paraId="2457782B"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51FE6FB8" w14:textId="51EA651E">
            <w:r w:rsidRPr="3BAB4BDC">
              <w:rPr>
                <w:rFonts w:ascii="Montserrat" w:hAnsi="Montserrat" w:eastAsia="Montserrat" w:cs="Montserrat"/>
                <w:color w:val="252135"/>
                <w:sz w:val="21"/>
                <w:szCs w:val="21"/>
              </w:rPr>
              <w:t>Organismo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593AE63C" w14:textId="1AD0CC84">
            <w:r w:rsidRPr="3BAB4BDC">
              <w:rPr>
                <w:rFonts w:ascii="Montserrat" w:hAnsi="Montserrat" w:eastAsia="Montserrat" w:cs="Montserrat"/>
                <w:color w:val="252135"/>
                <w:sz w:val="21"/>
                <w:szCs w:val="21"/>
              </w:rPr>
              <w:t>contacto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1659428C" w14:textId="37AA84A3">
            <w:r w:rsidRPr="3BAB4BDC">
              <w:rPr>
                <w:rFonts w:ascii="Montserrat" w:hAnsi="Montserrat" w:eastAsia="Montserrat" w:cs="Montserrat"/>
                <w:color w:val="252135"/>
                <w:sz w:val="21"/>
                <w:szCs w:val="21"/>
              </w:rPr>
              <w:t>Contacto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485B6289" w14:textId="21570255">
            <w:r w:rsidRPr="3BAB4BDC">
              <w:rPr>
                <w:rFonts w:ascii="Montserrat" w:hAnsi="Montserrat" w:eastAsia="Montserrat" w:cs="Montserrat"/>
                <w:color w:val="252135"/>
                <w:sz w:val="21"/>
                <w:szCs w:val="21"/>
              </w:rPr>
              <w:t>Contacto de la organización o persona.</w:t>
            </w:r>
          </w:p>
        </w:tc>
      </w:tr>
    </w:tbl>
    <w:p w:rsidR="3BAB4BDC" w:rsidP="3BAB4BDC" w:rsidRDefault="3BAB4BDC" w14:paraId="548B5135" w14:textId="00FE58A9">
      <w:pPr>
        <w:rPr>
          <w:rFonts w:cs="Arial"/>
          <w:color w:val="252135"/>
        </w:rPr>
      </w:pPr>
    </w:p>
    <w:p w:rsidR="3BAB4BDC" w:rsidP="3BAB4BDC" w:rsidRDefault="3BAB4BDC" w14:paraId="6B38AE00" w14:textId="17876375">
      <w:pPr>
        <w:rPr>
          <w:rFonts w:cs="Arial"/>
          <w:color w:val="252135"/>
        </w:rPr>
      </w:pPr>
    </w:p>
    <w:p w:rsidR="00AB0717" w:rsidP="009756F2" w:rsidRDefault="00AB0717" w14:paraId="0283E009" w14:textId="05427B87">
      <w:pPr>
        <w:rPr>
          <w:rFonts w:cs="Arial"/>
          <w:color w:val="252135"/>
          <w:szCs w:val="22"/>
          <w:shd w:val="clear" w:color="auto" w:fill="FAFAFA"/>
        </w:rPr>
      </w:pPr>
      <w:r w:rsidRPr="3BAB4BDC">
        <w:rPr>
          <w:rFonts w:cs="Arial"/>
          <w:color w:val="252135"/>
          <w:shd w:val="clear" w:color="auto" w:fill="FAFAFA"/>
        </w:rPr>
        <w:t>Proceso Judicial</w:t>
      </w:r>
    </w:p>
    <w:p w:rsidR="3BAB4BDC" w:rsidP="3BAB4BDC" w:rsidRDefault="3BAB4BDC" w14:paraId="3251E3F5" w14:textId="1BD679D3">
      <w:pPr>
        <w:rPr>
          <w:rFonts w:cs="Arial"/>
          <w:color w:val="252135"/>
        </w:rPr>
      </w:pPr>
    </w:p>
    <w:tbl>
      <w:tblPr>
        <w:tblStyle w:val="TableGrid"/>
        <w:tblW w:w="0" w:type="auto"/>
        <w:tblBorders>
          <w:top w:val="single" w:color="000000" w:themeColor="text1" w:sz="6" w:space="0"/>
          <w:left w:val="single" w:color="000000" w:themeColor="text1" w:sz="6" w:space="0"/>
          <w:bottom w:val="single" w:color="000000" w:themeColor="text1" w:sz="6" w:space="0"/>
          <w:right w:val="single" w:color="000000" w:themeColor="text1" w:sz="6" w:space="0"/>
        </w:tblBorders>
        <w:tblLayout w:type="fixed"/>
        <w:tblLook w:val="06A0" w:firstRow="1" w:lastRow="0" w:firstColumn="1" w:lastColumn="0" w:noHBand="1" w:noVBand="1"/>
      </w:tblPr>
      <w:tblGrid>
        <w:gridCol w:w="2340"/>
        <w:gridCol w:w="2340"/>
        <w:gridCol w:w="2340"/>
        <w:gridCol w:w="2340"/>
      </w:tblGrid>
      <w:tr w:rsidR="3BAB4BDC" w:rsidTr="3BAB4BDC" w14:paraId="28BA45AF"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4396B997" w14:textId="3B3D983F">
            <w:r w:rsidRPr="3BAB4BDC">
              <w:rPr>
                <w:rFonts w:ascii="Montserrat" w:hAnsi="Montserrat" w:eastAsia="Montserrat" w:cs="Montserrat"/>
                <w:color w:val="252135"/>
                <w:sz w:val="21"/>
                <w:szCs w:val="21"/>
              </w:rPr>
              <w:t>Proceso Judicial</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2C1AC53D" w14:textId="3FD34D02">
            <w:r w:rsidRPr="3BAB4BDC">
              <w:rPr>
                <w:rFonts w:ascii="Montserrat" w:hAnsi="Montserrat" w:eastAsia="Montserrat" w:cs="Montserrat"/>
                <w:color w:val="252135"/>
                <w:sz w:val="21"/>
                <w:szCs w:val="21"/>
              </w:rPr>
              <w:t>estado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0E2D88A5" w14:textId="64F44F8E">
            <w:r w:rsidRPr="3BAB4BDC">
              <w:rPr>
                <w:rFonts w:ascii="Montserrat" w:hAnsi="Montserrat" w:eastAsia="Montserrat" w:cs="Montserrat"/>
                <w:color w:val="252135"/>
                <w:sz w:val="21"/>
                <w:szCs w:val="21"/>
              </w:rPr>
              <w:t>Estado procesal</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2603440F" w14:textId="0D1965EC">
            <w:r w:rsidRPr="3BAB4BDC">
              <w:rPr>
                <w:rFonts w:ascii="Montserrat" w:hAnsi="Montserrat" w:eastAsia="Montserrat" w:cs="Montserrat"/>
                <w:color w:val="252135"/>
                <w:sz w:val="21"/>
                <w:szCs w:val="21"/>
              </w:rPr>
              <w:t>Hubo un proceso de investigación</w:t>
            </w:r>
          </w:p>
        </w:tc>
      </w:tr>
      <w:tr w:rsidR="3BAB4BDC" w:rsidTr="3BAB4BDC" w14:paraId="5A661BE4"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24EED004" w14:textId="1C9FD695">
            <w:r w:rsidRPr="3BAB4BDC">
              <w:rPr>
                <w:rFonts w:ascii="Montserrat" w:hAnsi="Montserrat" w:eastAsia="Montserrat" w:cs="Montserrat"/>
                <w:color w:val="252135"/>
                <w:sz w:val="21"/>
                <w:szCs w:val="21"/>
              </w:rPr>
              <w:t>Proceso Judicial</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47515F3D" w14:textId="531FA132">
            <w:r w:rsidRPr="3BAB4BDC">
              <w:rPr>
                <w:rFonts w:ascii="Montserrat" w:hAnsi="Montserrat" w:eastAsia="Montserrat" w:cs="Montserrat"/>
                <w:color w:val="252135"/>
                <w:sz w:val="21"/>
                <w:szCs w:val="21"/>
              </w:rPr>
              <w:t>denunciante</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558E0E8F" w14:textId="34C13B45">
            <w:r w:rsidRPr="3BAB4BDC">
              <w:rPr>
                <w:rFonts w:ascii="Montserrat" w:hAnsi="Montserrat" w:eastAsia="Montserrat" w:cs="Montserrat"/>
                <w:color w:val="252135"/>
                <w:sz w:val="21"/>
                <w:szCs w:val="21"/>
              </w:rPr>
              <w:t>Denunciante</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17F8C95A" w14:textId="36728F0F">
            <w:r w:rsidRPr="3BAB4BDC">
              <w:rPr>
                <w:rFonts w:ascii="Montserrat" w:hAnsi="Montserrat" w:eastAsia="Montserrat" w:cs="Montserrat"/>
                <w:color w:val="252135"/>
                <w:sz w:val="21"/>
                <w:szCs w:val="21"/>
              </w:rPr>
              <w:t>Documento Nacional de Identificación</w:t>
            </w:r>
          </w:p>
        </w:tc>
      </w:tr>
      <w:tr w:rsidR="3BAB4BDC" w:rsidTr="3BAB4BDC" w14:paraId="4C78C67D"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4A40E8C6" w14:textId="0DD988E7">
            <w:r w:rsidRPr="3BAB4BDC">
              <w:rPr>
                <w:rFonts w:ascii="Montserrat" w:hAnsi="Montserrat" w:eastAsia="Montserrat" w:cs="Montserrat"/>
                <w:color w:val="252135"/>
                <w:sz w:val="21"/>
                <w:szCs w:val="21"/>
              </w:rPr>
              <w:t>Proceso Judicial</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41258464" w14:textId="2C905576">
            <w:r w:rsidRPr="3BAB4BDC">
              <w:rPr>
                <w:rFonts w:ascii="Montserrat" w:hAnsi="Montserrat" w:eastAsia="Montserrat" w:cs="Montserrat"/>
                <w:color w:val="252135"/>
                <w:sz w:val="21"/>
                <w:szCs w:val="21"/>
              </w:rPr>
              <w:t>fechaApertura</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2DFFE7BD" w14:textId="2ACB99C0">
            <w:r w:rsidRPr="3BAB4BDC">
              <w:rPr>
                <w:rFonts w:ascii="Montserrat" w:hAnsi="Montserrat" w:eastAsia="Montserrat" w:cs="Montserrat"/>
                <w:color w:val="252135"/>
                <w:sz w:val="21"/>
                <w:szCs w:val="21"/>
              </w:rPr>
              <w:t>Fecha de apertura</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4A1BAEE0" w14:textId="1C25A092">
            <w:r w:rsidRPr="3BAB4BDC">
              <w:rPr>
                <w:rFonts w:ascii="Montserrat" w:hAnsi="Montserrat" w:eastAsia="Montserrat" w:cs="Montserrat"/>
                <w:color w:val="252135"/>
                <w:sz w:val="21"/>
                <w:szCs w:val="21"/>
              </w:rPr>
              <w:t>Fecha de apertura</w:t>
            </w:r>
          </w:p>
        </w:tc>
      </w:tr>
      <w:tr w:rsidR="3BAB4BDC" w:rsidTr="3BAB4BDC" w14:paraId="5ABB3399"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435306C1" w14:textId="7901DD6E">
            <w:r w:rsidRPr="3BAB4BDC">
              <w:rPr>
                <w:rFonts w:ascii="Montserrat" w:hAnsi="Montserrat" w:eastAsia="Montserrat" w:cs="Montserrat"/>
                <w:color w:val="252135"/>
                <w:sz w:val="21"/>
                <w:szCs w:val="21"/>
              </w:rPr>
              <w:t>Proceso Judicial</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3CBEB10C" w14:textId="291365D7">
            <w:r w:rsidRPr="3BAB4BDC">
              <w:rPr>
                <w:rFonts w:ascii="Montserrat" w:hAnsi="Montserrat" w:eastAsia="Montserrat" w:cs="Montserrat"/>
                <w:color w:val="252135"/>
                <w:sz w:val="21"/>
                <w:szCs w:val="21"/>
              </w:rPr>
              <w:t>personasImputadas</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5832E024" w14:textId="65AE8877">
            <w:r w:rsidRPr="3BAB4BDC">
              <w:rPr>
                <w:rFonts w:ascii="Montserrat" w:hAnsi="Montserrat" w:eastAsia="Montserrat" w:cs="Montserrat"/>
                <w:color w:val="252135"/>
                <w:sz w:val="21"/>
                <w:szCs w:val="21"/>
              </w:rPr>
              <w:t>Número de personas imputadas</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6DF914E2" w14:textId="47D9588D">
            <w:r w:rsidRPr="3BAB4BDC">
              <w:rPr>
                <w:rFonts w:ascii="Montserrat" w:hAnsi="Montserrat" w:eastAsia="Montserrat" w:cs="Montserrat"/>
                <w:color w:val="252135"/>
                <w:sz w:val="21"/>
                <w:szCs w:val="21"/>
              </w:rPr>
              <w:t>Número de personas imputadas</w:t>
            </w:r>
          </w:p>
        </w:tc>
      </w:tr>
      <w:tr w:rsidR="3BAB4BDC" w:rsidTr="3BAB4BDC" w14:paraId="25017868"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68BF46D7" w14:textId="0A77D602">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Proceso Judicial</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1E35B0D9" w14:textId="065476E8">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agravantes</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74010633" w14:textId="1C57AE55">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Agravantes</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42B78CEF" w14:textId="443728CF">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Agravantes</w:t>
            </w:r>
          </w:p>
        </w:tc>
      </w:tr>
      <w:tr w:rsidR="3BAB4BDC" w:rsidTr="3BAB4BDC" w14:paraId="4E59D264"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574933FA" w14:textId="4F9B1C4D">
            <w:r w:rsidRPr="3BAB4BDC">
              <w:rPr>
                <w:rFonts w:ascii="Montserrat" w:hAnsi="Montserrat" w:eastAsia="Montserrat" w:cs="Montserrat"/>
                <w:color w:val="252135"/>
                <w:sz w:val="21"/>
                <w:szCs w:val="21"/>
              </w:rPr>
              <w:t>Proceso Judicial</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13A78071" w14:textId="5D67B4CA">
            <w:r w:rsidRPr="3BAB4BDC">
              <w:rPr>
                <w:rFonts w:ascii="Montserrat" w:hAnsi="Montserrat" w:eastAsia="Montserrat" w:cs="Montserrat"/>
                <w:color w:val="252135"/>
                <w:sz w:val="21"/>
                <w:szCs w:val="21"/>
              </w:rPr>
              <w:t>partes</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6C430877" w14:textId="4BFD2782">
            <w:r w:rsidRPr="3BAB4BDC">
              <w:rPr>
                <w:rFonts w:ascii="Montserrat" w:hAnsi="Montserrat" w:eastAsia="Montserrat" w:cs="Montserrat"/>
                <w:color w:val="252135"/>
                <w:sz w:val="21"/>
                <w:szCs w:val="21"/>
              </w:rPr>
              <w:t>Partes intervenientes</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0ADE5DB2" w14:textId="02841001">
            <w:r w:rsidRPr="3BAB4BDC">
              <w:rPr>
                <w:rFonts w:ascii="Montserrat" w:hAnsi="Montserrat" w:eastAsia="Montserrat" w:cs="Montserrat"/>
                <w:color w:val="252135"/>
                <w:sz w:val="21"/>
                <w:szCs w:val="21"/>
              </w:rPr>
              <w:t>Partes intervenientes</w:t>
            </w:r>
          </w:p>
        </w:tc>
      </w:tr>
      <w:tr w:rsidR="3BAB4BDC" w:rsidTr="3BAB4BDC" w14:paraId="3D06EBAD"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52EA1C87" w14:textId="69713323">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Proceso Judicial</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25711804" w14:textId="7E2F1042">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tipoDelito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0E72C47A" w14:textId="0A426C60">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Tipo de delito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P="3BAB4BDC" w:rsidRDefault="3BAB4BDC" w14:paraId="2D6C02C3" w14:textId="47F6A7BD">
            <w:pPr>
              <w:rPr>
                <w:rFonts w:ascii="Montserrat" w:hAnsi="Montserrat" w:eastAsia="Montserrat" w:cs="Montserrat"/>
                <w:color w:val="252135"/>
                <w:sz w:val="21"/>
                <w:szCs w:val="21"/>
                <w:highlight w:val="yellow"/>
              </w:rPr>
            </w:pPr>
            <w:r w:rsidRPr="3BAB4BDC">
              <w:rPr>
                <w:rFonts w:ascii="Montserrat" w:hAnsi="Montserrat" w:eastAsia="Montserrat" w:cs="Montserrat"/>
                <w:color w:val="252135"/>
                <w:sz w:val="21"/>
                <w:szCs w:val="21"/>
                <w:highlight w:val="yellow"/>
              </w:rPr>
              <w:t>Tipo de delito que se categoriza</w:t>
            </w:r>
          </w:p>
        </w:tc>
      </w:tr>
    </w:tbl>
    <w:p w:rsidR="3BAB4BDC" w:rsidP="3BAB4BDC" w:rsidRDefault="3BAB4BDC" w14:paraId="0BFB216D" w14:textId="2FE78AB8">
      <w:pPr>
        <w:rPr>
          <w:rFonts w:cs="Arial"/>
          <w:color w:val="252135"/>
        </w:rPr>
      </w:pPr>
    </w:p>
    <w:p w:rsidR="3BAB4BDC" w:rsidP="3BAB4BDC" w:rsidRDefault="3BAB4BDC" w14:paraId="4AD28F7C" w14:textId="4605B69C">
      <w:pPr>
        <w:rPr>
          <w:rFonts w:cs="Arial"/>
          <w:color w:val="252135"/>
        </w:rPr>
      </w:pPr>
    </w:p>
    <w:p w:rsidR="00F14985" w:rsidP="3BAB4BDC" w:rsidRDefault="00F14985" w14:paraId="7CBEB5A8" w14:textId="494628B5">
      <w:pPr>
        <w:rPr>
          <w:rFonts w:cs="Arial"/>
          <w:color w:val="252135"/>
          <w:highlight w:val="red"/>
          <w:shd w:val="clear" w:color="auto" w:fill="FAFAFA"/>
        </w:rPr>
      </w:pPr>
      <w:r w:rsidRPr="3BAB4BDC">
        <w:rPr>
          <w:rFonts w:cs="Arial"/>
          <w:color w:val="252135"/>
          <w:highlight w:val="red"/>
          <w:shd w:val="clear" w:color="auto" w:fill="FAFAFA"/>
        </w:rPr>
        <w:t>Relación con la victima (Pendiente)</w:t>
      </w:r>
    </w:p>
    <w:p w:rsidR="3BAB4BDC" w:rsidP="3BAB4BDC" w:rsidRDefault="3BAB4BDC" w14:paraId="08822576" w14:textId="1A47268B">
      <w:pPr>
        <w:rPr>
          <w:rFonts w:cs="Arial"/>
          <w:color w:val="252135"/>
        </w:rPr>
      </w:pPr>
    </w:p>
    <w:tbl>
      <w:tblPr>
        <w:tblStyle w:val="TableGrid"/>
        <w:tblW w:w="0" w:type="auto"/>
        <w:tblBorders>
          <w:top w:val="single" w:color="000000" w:themeColor="text1" w:sz="6" w:space="0"/>
          <w:left w:val="single" w:color="000000" w:themeColor="text1" w:sz="6" w:space="0"/>
          <w:bottom w:val="single" w:color="000000" w:themeColor="text1" w:sz="6" w:space="0"/>
          <w:right w:val="single" w:color="000000" w:themeColor="text1" w:sz="6" w:space="0"/>
        </w:tblBorders>
        <w:tblLayout w:type="fixed"/>
        <w:tblLook w:val="06A0" w:firstRow="1" w:lastRow="0" w:firstColumn="1" w:lastColumn="0" w:noHBand="1" w:noVBand="1"/>
      </w:tblPr>
      <w:tblGrid>
        <w:gridCol w:w="2340"/>
        <w:gridCol w:w="2340"/>
        <w:gridCol w:w="2340"/>
        <w:gridCol w:w="2340"/>
      </w:tblGrid>
      <w:tr w:rsidR="3BAB4BDC" w:rsidTr="3BAB4BDC" w14:paraId="6E5322C9"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0AF938DC" w14:textId="3FC4A301">
            <w:r w:rsidRPr="3BAB4BDC">
              <w:rPr>
                <w:rFonts w:ascii="Montserrat" w:hAnsi="Montserrat" w:eastAsia="Montserrat" w:cs="Montserrat"/>
                <w:color w:val="252135"/>
                <w:sz w:val="21"/>
                <w:szCs w:val="21"/>
              </w:rPr>
              <w:t>Relación con la victima</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0A766542" w14:textId="6C2E9B3D">
            <w:r w:rsidRPr="3BAB4BDC">
              <w:rPr>
                <w:rFonts w:ascii="Montserrat" w:hAnsi="Montserrat" w:eastAsia="Montserrat" w:cs="Montserrat"/>
                <w:color w:val="252135"/>
                <w:sz w:val="21"/>
                <w:szCs w:val="21"/>
              </w:rPr>
              <w:t>tipo</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5FE19DB2" w14:textId="7231F11D">
            <w:r w:rsidRPr="3BAB4BDC">
              <w:rPr>
                <w:rFonts w:ascii="Montserrat" w:hAnsi="Montserrat" w:eastAsia="Montserrat" w:cs="Montserrat"/>
                <w:color w:val="252135"/>
                <w:sz w:val="21"/>
                <w:szCs w:val="21"/>
              </w:rPr>
              <w:t>Tipo de relación</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34147CC9" w14:textId="3DFFA73C">
            <w:r w:rsidRPr="3BAB4BDC">
              <w:rPr>
                <w:rFonts w:ascii="Montserrat" w:hAnsi="Montserrat" w:eastAsia="Montserrat" w:cs="Montserrat"/>
                <w:color w:val="252135"/>
                <w:sz w:val="21"/>
                <w:szCs w:val="21"/>
              </w:rPr>
              <w:t>Tipo de relación entre victima y victimario</w:t>
            </w:r>
          </w:p>
        </w:tc>
      </w:tr>
      <w:tr w:rsidR="3BAB4BDC" w:rsidTr="3BAB4BDC" w14:paraId="52219529"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5978FBB7" w14:textId="0EF60FF6">
            <w:r w:rsidRPr="3BAB4BDC">
              <w:rPr>
                <w:rFonts w:ascii="Montserrat" w:hAnsi="Montserrat" w:eastAsia="Montserrat" w:cs="Montserrat"/>
                <w:color w:val="252135"/>
                <w:sz w:val="21"/>
                <w:szCs w:val="21"/>
              </w:rPr>
              <w:t>Relación con la victima</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356D58C5" w14:textId="5319131F">
            <w:r w:rsidRPr="3BAB4BDC">
              <w:rPr>
                <w:rFonts w:ascii="Montserrat" w:hAnsi="Montserrat" w:eastAsia="Montserrat" w:cs="Montserrat"/>
                <w:color w:val="252135"/>
                <w:sz w:val="21"/>
                <w:szCs w:val="21"/>
              </w:rPr>
              <w:t>detalles</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6744B0FF" w14:textId="4544805E">
            <w:r w:rsidRPr="3BAB4BDC">
              <w:rPr>
                <w:rFonts w:ascii="Montserrat" w:hAnsi="Montserrat" w:eastAsia="Montserrat" w:cs="Montserrat"/>
                <w:color w:val="252135"/>
                <w:sz w:val="21"/>
                <w:szCs w:val="21"/>
              </w:rPr>
              <w:t>Detalles</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3BAB4BDC" w:rsidRDefault="3BAB4BDC" w14:paraId="6DF00195" w14:textId="35289B93">
            <w:r w:rsidRPr="3BAB4BDC">
              <w:rPr>
                <w:rFonts w:ascii="Montserrat" w:hAnsi="Montserrat" w:eastAsia="Montserrat" w:cs="Montserrat"/>
                <w:color w:val="252135"/>
                <w:sz w:val="21"/>
                <w:szCs w:val="21"/>
              </w:rPr>
              <w:t>Observaciones generales sobre la relación.</w:t>
            </w:r>
          </w:p>
        </w:tc>
      </w:tr>
    </w:tbl>
    <w:p w:rsidR="006687E0" w:rsidRDefault="006687E0" w14:paraId="755425D7" w14:textId="4322A61D"/>
    <w:p w:rsidR="3BAB4BDC" w:rsidP="3BAB4BDC" w:rsidRDefault="3BAB4BDC" w14:paraId="2D6D23F0" w14:textId="1A47268B">
      <w:pPr>
        <w:rPr>
          <w:rFonts w:cs="Arial"/>
          <w:color w:val="252135"/>
        </w:rPr>
      </w:pPr>
    </w:p>
    <w:p w:rsidR="00C2609A" w:rsidP="3BAB4BDC" w:rsidRDefault="00C2609A" w14:paraId="789C964A" w14:textId="036C7D88">
      <w:pPr>
        <w:rPr>
          <w:rFonts w:cs="Arial"/>
          <w:color w:val="252135"/>
          <w:shd w:val="clear" w:color="auto" w:fill="FAFAFA"/>
        </w:rPr>
      </w:pPr>
    </w:p>
    <w:p w:rsidR="3BAB4BDC" w:rsidP="3BAB4BDC" w:rsidRDefault="3BAB4BDC" w14:paraId="6535E17A" w14:textId="234B3DE6">
      <w:pPr>
        <w:rPr>
          <w:rFonts w:cs="Arial"/>
          <w:color w:val="252135"/>
        </w:rPr>
      </w:pPr>
    </w:p>
    <w:p w:rsidR="3BAB4BDC" w:rsidP="3BAB4BDC" w:rsidRDefault="3BAB4BDC" w14:paraId="2AB0C703" w14:textId="0F2CFF9C">
      <w:pPr>
        <w:rPr>
          <w:rFonts w:cs="Arial"/>
          <w:color w:val="252135"/>
        </w:rPr>
      </w:pPr>
    </w:p>
    <w:p w:rsidR="3BAB4BDC" w:rsidP="3BAB4BDC" w:rsidRDefault="3BAB4BDC" w14:paraId="041ABB07" w14:textId="3F8A8709">
      <w:pPr>
        <w:rPr>
          <w:rFonts w:cs="Arial"/>
          <w:color w:val="252135"/>
        </w:rPr>
      </w:pPr>
    </w:p>
    <w:p w:rsidR="3BAB4BDC" w:rsidP="3BAB4BDC" w:rsidRDefault="3BAB4BDC" w14:paraId="31BB56BB" w14:textId="09FE4DE8">
      <w:pPr>
        <w:rPr>
          <w:rFonts w:cs="Arial"/>
          <w:color w:val="252135"/>
        </w:rPr>
      </w:pPr>
    </w:p>
    <w:p w:rsidR="3BAB4BDC" w:rsidP="3BAB4BDC" w:rsidRDefault="3BAB4BDC" w14:paraId="40FFC3CB" w14:textId="0B395A9B">
      <w:pPr>
        <w:rPr>
          <w:rFonts w:cs="Arial"/>
          <w:color w:val="252135"/>
        </w:rPr>
      </w:pPr>
    </w:p>
    <w:p w:rsidR="00C2609A" w:rsidP="009756F2" w:rsidRDefault="00C2609A" w14:paraId="6D28DBAC" w14:textId="63D87D26">
      <w:pPr>
        <w:rPr>
          <w:rFonts w:cs="Arial"/>
          <w:color w:val="252135"/>
          <w:szCs w:val="22"/>
          <w:shd w:val="clear" w:color="auto" w:fill="FAFAFA"/>
        </w:rPr>
      </w:pPr>
      <w:r>
        <w:rPr>
          <w:rFonts w:cs="Arial"/>
          <w:color w:val="252135"/>
          <w:szCs w:val="22"/>
          <w:shd w:val="clear" w:color="auto" w:fill="FAFAFA"/>
        </w:rPr>
        <w:t>Campos Codificados</w:t>
      </w:r>
    </w:p>
    <w:p w:rsidR="00F14985" w:rsidP="00C2609A" w:rsidRDefault="00F14985" w14:paraId="6460B327" w14:textId="35863499">
      <w:pPr>
        <w:ind w:left="708"/>
        <w:rPr>
          <w:rFonts w:cs="Arial"/>
          <w:color w:val="252135"/>
          <w:shd w:val="clear" w:color="auto" w:fill="FAFAFA"/>
        </w:rPr>
      </w:pPr>
      <w:r w:rsidRPr="7C67752E">
        <w:rPr>
          <w:rFonts w:cs="Arial"/>
          <w:color w:val="252135"/>
          <w:shd w:val="clear" w:color="auto" w:fill="FAFAFA"/>
        </w:rPr>
        <w:t>Identidad de Género</w:t>
      </w:r>
    </w:p>
    <w:p w:rsidR="00F14985" w:rsidP="00C2609A" w:rsidRDefault="00F14985" w14:paraId="393C75B9" w14:textId="3073C618">
      <w:pPr>
        <w:ind w:left="708"/>
        <w:rPr>
          <w:rFonts w:cs="Arial"/>
          <w:color w:val="252135"/>
          <w:szCs w:val="22"/>
          <w:shd w:val="clear" w:color="auto" w:fill="FAFAFA"/>
        </w:rPr>
      </w:pPr>
      <w:r w:rsidRPr="00F14985">
        <w:rPr>
          <w:rFonts w:cs="Arial"/>
          <w:color w:val="252135"/>
          <w:szCs w:val="22"/>
          <w:shd w:val="clear" w:color="auto" w:fill="FAFAFA"/>
        </w:rPr>
        <w:t>Nivel Educativo</w:t>
      </w:r>
    </w:p>
    <w:p w:rsidR="00F53A0A" w:rsidP="00C2609A" w:rsidRDefault="00F53A0A" w14:paraId="56175D64" w14:textId="62BAFFB4">
      <w:pPr>
        <w:ind w:left="708"/>
        <w:rPr>
          <w:rFonts w:cs="Arial"/>
          <w:color w:val="252135"/>
          <w:szCs w:val="22"/>
          <w:shd w:val="clear" w:color="auto" w:fill="FAFAFA"/>
        </w:rPr>
      </w:pPr>
      <w:r w:rsidRPr="00F53A0A">
        <w:rPr>
          <w:rFonts w:cs="Arial"/>
          <w:color w:val="252135"/>
          <w:szCs w:val="22"/>
          <w:shd w:val="clear" w:color="auto" w:fill="FAFAFA"/>
        </w:rPr>
        <w:t>Orientación Sexual</w:t>
      </w:r>
    </w:p>
    <w:p w:rsidR="00F14985" w:rsidP="00C2609A" w:rsidRDefault="3BAB4BDC" w14:paraId="43A88866" w14:textId="34805363">
      <w:pPr>
        <w:ind w:left="708"/>
        <w:rPr>
          <w:highlight w:val="red"/>
        </w:rPr>
      </w:pPr>
      <w:r>
        <w:t xml:space="preserve">Situación Jurídica      </w:t>
      </w:r>
    </w:p>
    <w:p w:rsidR="7C67752E" w:rsidP="7C67752E" w:rsidRDefault="7C67752E" w14:paraId="70290749" w14:textId="4414ABB4">
      <w:pPr>
        <w:ind w:left="708"/>
        <w:rPr>
          <w:rFonts w:cs="Arial"/>
          <w:color w:val="252135"/>
        </w:rPr>
      </w:pPr>
      <w:r w:rsidRPr="7C67752E">
        <w:rPr>
          <w:rFonts w:cs="Arial"/>
          <w:color w:val="252135"/>
        </w:rPr>
        <w:t>Modalidad</w:t>
      </w:r>
    </w:p>
    <w:p w:rsidR="00F53A0A" w:rsidP="00C2609A" w:rsidRDefault="00F53A0A" w14:paraId="7B4AA99E" w14:textId="390F34B5">
      <w:pPr>
        <w:ind w:left="708"/>
      </w:pPr>
      <w:r w:rsidRPr="00F53A0A">
        <w:t>Tipo de Lugar</w:t>
      </w:r>
    </w:p>
    <w:p w:rsidR="3BAB4BDC" w:rsidP="3BAB4BDC" w:rsidRDefault="3BAB4BDC" w14:paraId="5BE7879E" w14:textId="3D019221">
      <w:pPr>
        <w:ind w:left="708"/>
      </w:pPr>
      <w:r>
        <w:t>Tipo de Relación</w:t>
      </w:r>
    </w:p>
    <w:p w:rsidR="00837CFC" w:rsidP="3BAB4BDC" w:rsidRDefault="3BAB4BDC" w14:paraId="46AA97F7" w14:textId="7EA22078">
      <w:pPr>
        <w:ind w:left="708"/>
        <w:rPr>
          <w:highlight w:val="lightGray"/>
        </w:rPr>
      </w:pPr>
      <w:r w:rsidRPr="3BAB4BDC">
        <w:rPr>
          <w:highlight w:val="lightGray"/>
        </w:rPr>
        <w:t>Tipo de Víctima</w:t>
      </w:r>
    </w:p>
    <w:p w:rsidR="7C67752E" w:rsidP="7C67752E" w:rsidRDefault="7C67752E" w14:paraId="16823CE1" w14:textId="320F31CB">
      <w:pPr>
        <w:ind w:left="708"/>
        <w:rPr>
          <w:highlight w:val="red"/>
        </w:rPr>
      </w:pPr>
      <w:r w:rsidRPr="7C67752E">
        <w:rPr>
          <w:highlight w:val="red"/>
        </w:rPr>
        <w:t>Tipo de Organismo</w:t>
      </w:r>
    </w:p>
    <w:p w:rsidR="7C67752E" w:rsidP="7C67752E" w:rsidRDefault="7C67752E" w14:paraId="3E66E0DA" w14:textId="13B318AD">
      <w:pPr>
        <w:ind w:left="708"/>
        <w:rPr>
          <w:highlight w:val="lightGray"/>
        </w:rPr>
      </w:pPr>
    </w:p>
    <w:p w:rsidR="00C2609A" w:rsidP="3BAB4BDC" w:rsidRDefault="00C2609A" w14:paraId="636CAA65" w14:textId="77777777">
      <w:pPr>
        <w:rPr>
          <w:highlight w:val="yellow"/>
        </w:rPr>
      </w:pPr>
    </w:p>
    <w:p w:rsidR="782F9B79" w:rsidP="782F9B79" w:rsidRDefault="782F9B79" w14:paraId="10A4FC30" w14:textId="509A30F6"/>
    <w:p w:rsidR="782F9B79" w:rsidP="782F9B79" w:rsidRDefault="782F9B79" w14:paraId="64CFFA5B" w14:textId="2C62423A"/>
    <w:p w:rsidR="782F9B79" w:rsidP="782F9B79" w:rsidRDefault="782F9B79" w14:paraId="68F7D95B" w14:textId="433ECA64"/>
    <w:p w:rsidR="782F9B79" w:rsidP="782F9B79" w:rsidRDefault="782F9B79" w14:paraId="0EAC1C2C" w14:textId="21CD6E52"/>
    <w:sectPr w:rsidR="782F9B79" w:rsidSect="00767D91">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Arial,Calibri">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Montserrat">
    <w:altName w:val="Calibri"/>
    <w:charset w:val="00"/>
    <w:family w:val="auto"/>
    <w:pitch w:val="variable"/>
    <w:sig w:usb0="2000020F" w:usb1="00000003" w:usb2="00000000" w:usb3="00000000" w:csb0="00000197" w:csb1="00000000"/>
  </w:font>
  <w:font w:name="Yu Mincho">
    <w:altName w:val="游明朝"/>
    <w:panose1 w:val="00000000000000000000"/>
    <w:charset w:val="80"/>
    <w:family w:val="roman"/>
    <w:notTrueType/>
    <w:pitch w:val="default"/>
  </w:font>
</w:fonts>
</file>

<file path=word/intelligence2.xml><?xml version="1.0" encoding="utf-8"?>
<int2:intelligence xmlns:int2="http://schemas.microsoft.com/office/intelligence/2020/intelligence" xmlns:oel="http://schemas.microsoft.com/office/2019/extlst">
  <int2:observations>
    <int2:textHash int2:hashCode="V4H898bxcozNk/" int2:id="0SzdRjYQ">
      <int2:state int2:value="Rejected" int2:type="AugLoop_Text_Critique"/>
    </int2:textHash>
    <int2:textHash int2:hashCode="cFnBuc+b5pzN0/" int2:id="3lcPoizN">
      <int2:state int2:value="Rejected" int2:type="AugLoop_Text_Critique"/>
    </int2:textHash>
    <int2:textHash int2:hashCode="GOmpNS08Fq6hMy" int2:id="4empLVK1">
      <int2:state int2:value="Rejected" int2:type="AugLoop_Text_Critique"/>
    </int2:textHash>
    <int2:textHash int2:hashCode="/akd+q28XdgCW+" int2:id="8IshAkCe">
      <int2:state int2:value="Rejected" int2:type="AugLoop_Text_Critique"/>
    </int2:textHash>
    <int2:textHash int2:hashCode="6lvOUH87zx5ekD" int2:id="9DjQRCJQ">
      <int2:state int2:value="Rejected" int2:type="AugLoop_Text_Critique"/>
    </int2:textHash>
    <int2:textHash int2:hashCode="PWa8NgnQKFVbeI" int2:id="BKjcVMxd">
      <int2:state int2:value="Rejected" int2:type="AugLoop_Text_Critique"/>
    </int2:textHash>
    <int2:textHash int2:hashCode="rckMAobbjaRiOu" int2:id="DThLX6JR">
      <int2:state int2:value="Rejected" int2:type="AugLoop_Text_Critique"/>
    </int2:textHash>
    <int2:textHash int2:hashCode="q9C2TYD8rqRd6G" int2:id="HlYthlyW">
      <int2:state int2:value="Rejected" int2:type="AugLoop_Text_Critique"/>
    </int2:textHash>
    <int2:textHash int2:hashCode="2z1AWxBnWZjAMC" int2:id="I5QlA9TG">
      <int2:state int2:value="Rejected" int2:type="AugLoop_Text_Critique"/>
    </int2:textHash>
    <int2:textHash int2:hashCode="X36ZKqA50JODF9" int2:id="JqTdUTvj">
      <int2:state int2:value="Rejected" int2:type="AugLoop_Text_Critique"/>
    </int2:textHash>
    <int2:textHash int2:hashCode="RKQ+Z5W7DFu87E" int2:id="Nq4OpYZW">
      <int2:state int2:value="Rejected" int2:type="AugLoop_Text_Critique"/>
    </int2:textHash>
    <int2:textHash int2:hashCode="RVQJ9P5JmvVbvI" int2:id="PZKurMM8">
      <int2:state int2:value="Rejected" int2:type="AugLoop_Text_Critique"/>
    </int2:textHash>
    <int2:textHash int2:hashCode="0lCj5TkO5Xj3hQ" int2:id="eMdngCVL">
      <int2:state int2:value="Rejected" int2:type="AugLoop_Text_Critique"/>
    </int2:textHash>
    <int2:textHash int2:hashCode="X4RTqJFz5wEoOa" int2:id="v0JWOjA6">
      <int2:state int2:value="Rejected" int2:type="AugLoop_Text_Critique"/>
    </int2:textHash>
    <int2:textHash int2:hashCode="vy2POm9XZYFZGv" int2:id="wDsL92iL">
      <int2:state int2:value="Rejected" int2:type="AugLoop_Text_Critique"/>
    </int2:textHash>
    <int2:textHash int2:hashCode="tn7oDwm+C6ywDr" int2:id="yvVqIVF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221B"/>
    <w:multiLevelType w:val="hybridMultilevel"/>
    <w:tmpl w:val="FFFFFFFF"/>
    <w:lvl w:ilvl="0" w:tplc="AE080496">
      <w:start w:val="6"/>
      <w:numFmt w:val="decimal"/>
      <w:lvlText w:val="%1."/>
      <w:lvlJc w:val="left"/>
      <w:pPr>
        <w:ind w:left="720" w:hanging="360"/>
      </w:pPr>
      <w:rPr>
        <w:rFonts w:hint="default" w:ascii="Times New Roman,Arial,Calibri" w:hAnsi="Times New Roman,Arial,Calibri"/>
      </w:rPr>
    </w:lvl>
    <w:lvl w:ilvl="1" w:tplc="4BBAA864">
      <w:start w:val="1"/>
      <w:numFmt w:val="lowerLetter"/>
      <w:lvlText w:val="%2."/>
      <w:lvlJc w:val="left"/>
      <w:pPr>
        <w:ind w:left="1440" w:hanging="360"/>
      </w:pPr>
    </w:lvl>
    <w:lvl w:ilvl="2" w:tplc="B4B414DA">
      <w:start w:val="1"/>
      <w:numFmt w:val="lowerRoman"/>
      <w:lvlText w:val="%3."/>
      <w:lvlJc w:val="right"/>
      <w:pPr>
        <w:ind w:left="2160" w:hanging="180"/>
      </w:pPr>
    </w:lvl>
    <w:lvl w:ilvl="3" w:tplc="6A5853CA">
      <w:start w:val="1"/>
      <w:numFmt w:val="decimal"/>
      <w:lvlText w:val="%4."/>
      <w:lvlJc w:val="left"/>
      <w:pPr>
        <w:ind w:left="2880" w:hanging="360"/>
      </w:pPr>
    </w:lvl>
    <w:lvl w:ilvl="4" w:tplc="BCCC6A52">
      <w:start w:val="1"/>
      <w:numFmt w:val="lowerLetter"/>
      <w:lvlText w:val="%5."/>
      <w:lvlJc w:val="left"/>
      <w:pPr>
        <w:ind w:left="3600" w:hanging="360"/>
      </w:pPr>
    </w:lvl>
    <w:lvl w:ilvl="5" w:tplc="3D3A6EBC">
      <w:start w:val="1"/>
      <w:numFmt w:val="lowerRoman"/>
      <w:lvlText w:val="%6."/>
      <w:lvlJc w:val="right"/>
      <w:pPr>
        <w:ind w:left="4320" w:hanging="180"/>
      </w:pPr>
    </w:lvl>
    <w:lvl w:ilvl="6" w:tplc="82AEC3B4">
      <w:start w:val="1"/>
      <w:numFmt w:val="decimal"/>
      <w:lvlText w:val="%7."/>
      <w:lvlJc w:val="left"/>
      <w:pPr>
        <w:ind w:left="5040" w:hanging="360"/>
      </w:pPr>
    </w:lvl>
    <w:lvl w:ilvl="7" w:tplc="45FC502A">
      <w:start w:val="1"/>
      <w:numFmt w:val="lowerLetter"/>
      <w:lvlText w:val="%8."/>
      <w:lvlJc w:val="left"/>
      <w:pPr>
        <w:ind w:left="5760" w:hanging="360"/>
      </w:pPr>
    </w:lvl>
    <w:lvl w:ilvl="8" w:tplc="AEE63D2E">
      <w:start w:val="1"/>
      <w:numFmt w:val="lowerRoman"/>
      <w:lvlText w:val="%9."/>
      <w:lvlJc w:val="right"/>
      <w:pPr>
        <w:ind w:left="6480" w:hanging="180"/>
      </w:pPr>
    </w:lvl>
  </w:abstractNum>
  <w:abstractNum w:abstractNumId="1" w15:restartNumberingAfterBreak="0">
    <w:nsid w:val="0802E14D"/>
    <w:multiLevelType w:val="hybridMultilevel"/>
    <w:tmpl w:val="FFFFFFFF"/>
    <w:lvl w:ilvl="0" w:tplc="264A2CD6">
      <w:start w:val="1"/>
      <w:numFmt w:val="decimal"/>
      <w:lvlText w:val="%1."/>
      <w:lvlJc w:val="left"/>
      <w:pPr>
        <w:ind w:left="720" w:hanging="360"/>
      </w:pPr>
      <w:rPr>
        <w:rFonts w:hint="default" w:ascii="Calibri" w:hAnsi="Calibri"/>
      </w:rPr>
    </w:lvl>
    <w:lvl w:ilvl="1" w:tplc="9A2E5B2A">
      <w:start w:val="1"/>
      <w:numFmt w:val="lowerLetter"/>
      <w:lvlText w:val="%2."/>
      <w:lvlJc w:val="left"/>
      <w:pPr>
        <w:ind w:left="1440" w:hanging="360"/>
      </w:pPr>
    </w:lvl>
    <w:lvl w:ilvl="2" w:tplc="C9F8C9AC">
      <w:start w:val="1"/>
      <w:numFmt w:val="lowerRoman"/>
      <w:lvlText w:val="%3."/>
      <w:lvlJc w:val="right"/>
      <w:pPr>
        <w:ind w:left="2160" w:hanging="180"/>
      </w:pPr>
    </w:lvl>
    <w:lvl w:ilvl="3" w:tplc="73BEB11E">
      <w:start w:val="1"/>
      <w:numFmt w:val="decimal"/>
      <w:lvlText w:val="%4."/>
      <w:lvlJc w:val="left"/>
      <w:pPr>
        <w:ind w:left="2880" w:hanging="360"/>
      </w:pPr>
    </w:lvl>
    <w:lvl w:ilvl="4" w:tplc="6EB8F2D6">
      <w:start w:val="1"/>
      <w:numFmt w:val="lowerLetter"/>
      <w:lvlText w:val="%5."/>
      <w:lvlJc w:val="left"/>
      <w:pPr>
        <w:ind w:left="3600" w:hanging="360"/>
      </w:pPr>
    </w:lvl>
    <w:lvl w:ilvl="5" w:tplc="AE185210">
      <w:start w:val="1"/>
      <w:numFmt w:val="lowerRoman"/>
      <w:lvlText w:val="%6."/>
      <w:lvlJc w:val="right"/>
      <w:pPr>
        <w:ind w:left="4320" w:hanging="180"/>
      </w:pPr>
    </w:lvl>
    <w:lvl w:ilvl="6" w:tplc="8DDCA448">
      <w:start w:val="1"/>
      <w:numFmt w:val="decimal"/>
      <w:lvlText w:val="%7."/>
      <w:lvlJc w:val="left"/>
      <w:pPr>
        <w:ind w:left="5040" w:hanging="360"/>
      </w:pPr>
    </w:lvl>
    <w:lvl w:ilvl="7" w:tplc="D52218DE">
      <w:start w:val="1"/>
      <w:numFmt w:val="lowerLetter"/>
      <w:lvlText w:val="%8."/>
      <w:lvlJc w:val="left"/>
      <w:pPr>
        <w:ind w:left="5760" w:hanging="360"/>
      </w:pPr>
    </w:lvl>
    <w:lvl w:ilvl="8" w:tplc="7BBC40AC">
      <w:start w:val="1"/>
      <w:numFmt w:val="lowerRoman"/>
      <w:lvlText w:val="%9."/>
      <w:lvlJc w:val="right"/>
      <w:pPr>
        <w:ind w:left="6480" w:hanging="180"/>
      </w:pPr>
    </w:lvl>
  </w:abstractNum>
  <w:abstractNum w:abstractNumId="2" w15:restartNumberingAfterBreak="0">
    <w:nsid w:val="096B9D88"/>
    <w:multiLevelType w:val="hybridMultilevel"/>
    <w:tmpl w:val="FFFFFFFF"/>
    <w:lvl w:ilvl="0" w:tplc="FB58FB7A">
      <w:start w:val="9"/>
      <w:numFmt w:val="decimal"/>
      <w:lvlText w:val="%1."/>
      <w:lvlJc w:val="left"/>
      <w:pPr>
        <w:ind w:left="720" w:hanging="360"/>
      </w:pPr>
      <w:rPr>
        <w:rFonts w:hint="default" w:ascii="Calibri" w:hAnsi="Calibri"/>
      </w:rPr>
    </w:lvl>
    <w:lvl w:ilvl="1" w:tplc="FC1C4A52">
      <w:start w:val="1"/>
      <w:numFmt w:val="lowerLetter"/>
      <w:lvlText w:val="%2."/>
      <w:lvlJc w:val="left"/>
      <w:pPr>
        <w:ind w:left="1440" w:hanging="360"/>
      </w:pPr>
    </w:lvl>
    <w:lvl w:ilvl="2" w:tplc="AAF863EC">
      <w:start w:val="1"/>
      <w:numFmt w:val="lowerRoman"/>
      <w:lvlText w:val="%3."/>
      <w:lvlJc w:val="right"/>
      <w:pPr>
        <w:ind w:left="2160" w:hanging="180"/>
      </w:pPr>
    </w:lvl>
    <w:lvl w:ilvl="3" w:tplc="BE8C727C">
      <w:start w:val="1"/>
      <w:numFmt w:val="decimal"/>
      <w:lvlText w:val="%4."/>
      <w:lvlJc w:val="left"/>
      <w:pPr>
        <w:ind w:left="2880" w:hanging="360"/>
      </w:pPr>
    </w:lvl>
    <w:lvl w:ilvl="4" w:tplc="8E32A0AC">
      <w:start w:val="1"/>
      <w:numFmt w:val="lowerLetter"/>
      <w:lvlText w:val="%5."/>
      <w:lvlJc w:val="left"/>
      <w:pPr>
        <w:ind w:left="3600" w:hanging="360"/>
      </w:pPr>
    </w:lvl>
    <w:lvl w:ilvl="5" w:tplc="58004C42">
      <w:start w:val="1"/>
      <w:numFmt w:val="lowerRoman"/>
      <w:lvlText w:val="%6."/>
      <w:lvlJc w:val="right"/>
      <w:pPr>
        <w:ind w:left="4320" w:hanging="180"/>
      </w:pPr>
    </w:lvl>
    <w:lvl w:ilvl="6" w:tplc="DBAAC8F8">
      <w:start w:val="1"/>
      <w:numFmt w:val="decimal"/>
      <w:lvlText w:val="%7."/>
      <w:lvlJc w:val="left"/>
      <w:pPr>
        <w:ind w:left="5040" w:hanging="360"/>
      </w:pPr>
    </w:lvl>
    <w:lvl w:ilvl="7" w:tplc="67848B7E">
      <w:start w:val="1"/>
      <w:numFmt w:val="lowerLetter"/>
      <w:lvlText w:val="%8."/>
      <w:lvlJc w:val="left"/>
      <w:pPr>
        <w:ind w:left="5760" w:hanging="360"/>
      </w:pPr>
    </w:lvl>
    <w:lvl w:ilvl="8" w:tplc="E13A0DE0">
      <w:start w:val="1"/>
      <w:numFmt w:val="lowerRoman"/>
      <w:lvlText w:val="%9."/>
      <w:lvlJc w:val="right"/>
      <w:pPr>
        <w:ind w:left="6480" w:hanging="180"/>
      </w:pPr>
    </w:lvl>
  </w:abstractNum>
  <w:abstractNum w:abstractNumId="3" w15:restartNumberingAfterBreak="0">
    <w:nsid w:val="1638B48E"/>
    <w:multiLevelType w:val="hybridMultilevel"/>
    <w:tmpl w:val="FFFFFFFF"/>
    <w:lvl w:ilvl="0" w:tplc="FC227050">
      <w:start w:val="13"/>
      <w:numFmt w:val="decimal"/>
      <w:lvlText w:val="%1."/>
      <w:lvlJc w:val="left"/>
      <w:pPr>
        <w:ind w:left="720" w:hanging="360"/>
      </w:pPr>
      <w:rPr>
        <w:rFonts w:hint="default" w:ascii="Times New Roman,Arial,Calibri" w:hAnsi="Times New Roman,Arial,Calibri"/>
      </w:rPr>
    </w:lvl>
    <w:lvl w:ilvl="1" w:tplc="0EB44C84">
      <w:start w:val="1"/>
      <w:numFmt w:val="lowerLetter"/>
      <w:lvlText w:val="%2."/>
      <w:lvlJc w:val="left"/>
      <w:pPr>
        <w:ind w:left="1440" w:hanging="360"/>
      </w:pPr>
    </w:lvl>
    <w:lvl w:ilvl="2" w:tplc="BF18B6E6">
      <w:start w:val="1"/>
      <w:numFmt w:val="lowerRoman"/>
      <w:lvlText w:val="%3."/>
      <w:lvlJc w:val="right"/>
      <w:pPr>
        <w:ind w:left="2160" w:hanging="180"/>
      </w:pPr>
    </w:lvl>
    <w:lvl w:ilvl="3" w:tplc="390031FA">
      <w:start w:val="1"/>
      <w:numFmt w:val="decimal"/>
      <w:lvlText w:val="%4."/>
      <w:lvlJc w:val="left"/>
      <w:pPr>
        <w:ind w:left="2880" w:hanging="360"/>
      </w:pPr>
    </w:lvl>
    <w:lvl w:ilvl="4" w:tplc="9F5CF59E">
      <w:start w:val="1"/>
      <w:numFmt w:val="lowerLetter"/>
      <w:lvlText w:val="%5."/>
      <w:lvlJc w:val="left"/>
      <w:pPr>
        <w:ind w:left="3600" w:hanging="360"/>
      </w:pPr>
    </w:lvl>
    <w:lvl w:ilvl="5" w:tplc="6A48A63C">
      <w:start w:val="1"/>
      <w:numFmt w:val="lowerRoman"/>
      <w:lvlText w:val="%6."/>
      <w:lvlJc w:val="right"/>
      <w:pPr>
        <w:ind w:left="4320" w:hanging="180"/>
      </w:pPr>
    </w:lvl>
    <w:lvl w:ilvl="6" w:tplc="C3DEBEB6">
      <w:start w:val="1"/>
      <w:numFmt w:val="decimal"/>
      <w:lvlText w:val="%7."/>
      <w:lvlJc w:val="left"/>
      <w:pPr>
        <w:ind w:left="5040" w:hanging="360"/>
      </w:pPr>
    </w:lvl>
    <w:lvl w:ilvl="7" w:tplc="CD90C6B0">
      <w:start w:val="1"/>
      <w:numFmt w:val="lowerLetter"/>
      <w:lvlText w:val="%8."/>
      <w:lvlJc w:val="left"/>
      <w:pPr>
        <w:ind w:left="5760" w:hanging="360"/>
      </w:pPr>
    </w:lvl>
    <w:lvl w:ilvl="8" w:tplc="D3829F5A">
      <w:start w:val="1"/>
      <w:numFmt w:val="lowerRoman"/>
      <w:lvlText w:val="%9."/>
      <w:lvlJc w:val="right"/>
      <w:pPr>
        <w:ind w:left="6480" w:hanging="180"/>
      </w:pPr>
    </w:lvl>
  </w:abstractNum>
  <w:abstractNum w:abstractNumId="4" w15:restartNumberingAfterBreak="0">
    <w:nsid w:val="19373C1B"/>
    <w:multiLevelType w:val="hybridMultilevel"/>
    <w:tmpl w:val="FFFFFFFF"/>
    <w:lvl w:ilvl="0" w:tplc="A4DC3D36">
      <w:start w:val="11"/>
      <w:numFmt w:val="decimal"/>
      <w:lvlText w:val="%1."/>
      <w:lvlJc w:val="left"/>
      <w:pPr>
        <w:ind w:left="720" w:hanging="360"/>
      </w:pPr>
      <w:rPr>
        <w:rFonts w:hint="default" w:ascii="Calibri" w:hAnsi="Calibri"/>
      </w:rPr>
    </w:lvl>
    <w:lvl w:ilvl="1" w:tplc="CF28AB14">
      <w:start w:val="1"/>
      <w:numFmt w:val="lowerLetter"/>
      <w:lvlText w:val="%2."/>
      <w:lvlJc w:val="left"/>
      <w:pPr>
        <w:ind w:left="1440" w:hanging="360"/>
      </w:pPr>
    </w:lvl>
    <w:lvl w:ilvl="2" w:tplc="B0B2473E">
      <w:start w:val="1"/>
      <w:numFmt w:val="lowerRoman"/>
      <w:lvlText w:val="%3."/>
      <w:lvlJc w:val="right"/>
      <w:pPr>
        <w:ind w:left="2160" w:hanging="180"/>
      </w:pPr>
    </w:lvl>
    <w:lvl w:ilvl="3" w:tplc="63063784">
      <w:start w:val="1"/>
      <w:numFmt w:val="decimal"/>
      <w:lvlText w:val="%4."/>
      <w:lvlJc w:val="left"/>
      <w:pPr>
        <w:ind w:left="2880" w:hanging="360"/>
      </w:pPr>
    </w:lvl>
    <w:lvl w:ilvl="4" w:tplc="115A24D6">
      <w:start w:val="1"/>
      <w:numFmt w:val="lowerLetter"/>
      <w:lvlText w:val="%5."/>
      <w:lvlJc w:val="left"/>
      <w:pPr>
        <w:ind w:left="3600" w:hanging="360"/>
      </w:pPr>
    </w:lvl>
    <w:lvl w:ilvl="5" w:tplc="9C3AF66C">
      <w:start w:val="1"/>
      <w:numFmt w:val="lowerRoman"/>
      <w:lvlText w:val="%6."/>
      <w:lvlJc w:val="right"/>
      <w:pPr>
        <w:ind w:left="4320" w:hanging="180"/>
      </w:pPr>
    </w:lvl>
    <w:lvl w:ilvl="6" w:tplc="4F8C2A18">
      <w:start w:val="1"/>
      <w:numFmt w:val="decimal"/>
      <w:lvlText w:val="%7."/>
      <w:lvlJc w:val="left"/>
      <w:pPr>
        <w:ind w:left="5040" w:hanging="360"/>
      </w:pPr>
    </w:lvl>
    <w:lvl w:ilvl="7" w:tplc="4844E39E">
      <w:start w:val="1"/>
      <w:numFmt w:val="lowerLetter"/>
      <w:lvlText w:val="%8."/>
      <w:lvlJc w:val="left"/>
      <w:pPr>
        <w:ind w:left="5760" w:hanging="360"/>
      </w:pPr>
    </w:lvl>
    <w:lvl w:ilvl="8" w:tplc="A2B22312">
      <w:start w:val="1"/>
      <w:numFmt w:val="lowerRoman"/>
      <w:lvlText w:val="%9."/>
      <w:lvlJc w:val="right"/>
      <w:pPr>
        <w:ind w:left="6480" w:hanging="180"/>
      </w:pPr>
    </w:lvl>
  </w:abstractNum>
  <w:abstractNum w:abstractNumId="5" w15:restartNumberingAfterBreak="0">
    <w:nsid w:val="1BBF792D"/>
    <w:multiLevelType w:val="hybridMultilevel"/>
    <w:tmpl w:val="FFFFFFFF"/>
    <w:lvl w:ilvl="0" w:tplc="D4F2C232">
      <w:start w:val="15"/>
      <w:numFmt w:val="decimal"/>
      <w:lvlText w:val="%1."/>
      <w:lvlJc w:val="left"/>
      <w:pPr>
        <w:ind w:left="720" w:hanging="360"/>
      </w:pPr>
      <w:rPr>
        <w:rFonts w:hint="default" w:ascii="Calibri" w:hAnsi="Calibri"/>
      </w:rPr>
    </w:lvl>
    <w:lvl w:ilvl="1" w:tplc="7BDC0B88">
      <w:start w:val="1"/>
      <w:numFmt w:val="lowerLetter"/>
      <w:lvlText w:val="%2."/>
      <w:lvlJc w:val="left"/>
      <w:pPr>
        <w:ind w:left="1440" w:hanging="360"/>
      </w:pPr>
    </w:lvl>
    <w:lvl w:ilvl="2" w:tplc="9EA6BC0A">
      <w:start w:val="1"/>
      <w:numFmt w:val="lowerRoman"/>
      <w:lvlText w:val="%3."/>
      <w:lvlJc w:val="right"/>
      <w:pPr>
        <w:ind w:left="2160" w:hanging="180"/>
      </w:pPr>
    </w:lvl>
    <w:lvl w:ilvl="3" w:tplc="7A1E3A9E">
      <w:start w:val="1"/>
      <w:numFmt w:val="decimal"/>
      <w:lvlText w:val="%4."/>
      <w:lvlJc w:val="left"/>
      <w:pPr>
        <w:ind w:left="2880" w:hanging="360"/>
      </w:pPr>
    </w:lvl>
    <w:lvl w:ilvl="4" w:tplc="52B2DBF6">
      <w:start w:val="1"/>
      <w:numFmt w:val="lowerLetter"/>
      <w:lvlText w:val="%5."/>
      <w:lvlJc w:val="left"/>
      <w:pPr>
        <w:ind w:left="3600" w:hanging="360"/>
      </w:pPr>
    </w:lvl>
    <w:lvl w:ilvl="5" w:tplc="17B029AC">
      <w:start w:val="1"/>
      <w:numFmt w:val="lowerRoman"/>
      <w:lvlText w:val="%6."/>
      <w:lvlJc w:val="right"/>
      <w:pPr>
        <w:ind w:left="4320" w:hanging="180"/>
      </w:pPr>
    </w:lvl>
    <w:lvl w:ilvl="6" w:tplc="11F8C95E">
      <w:start w:val="1"/>
      <w:numFmt w:val="decimal"/>
      <w:lvlText w:val="%7."/>
      <w:lvlJc w:val="left"/>
      <w:pPr>
        <w:ind w:left="5040" w:hanging="360"/>
      </w:pPr>
    </w:lvl>
    <w:lvl w:ilvl="7" w:tplc="8E40CCCE">
      <w:start w:val="1"/>
      <w:numFmt w:val="lowerLetter"/>
      <w:lvlText w:val="%8."/>
      <w:lvlJc w:val="left"/>
      <w:pPr>
        <w:ind w:left="5760" w:hanging="360"/>
      </w:pPr>
    </w:lvl>
    <w:lvl w:ilvl="8" w:tplc="810AD21A">
      <w:start w:val="1"/>
      <w:numFmt w:val="lowerRoman"/>
      <w:lvlText w:val="%9."/>
      <w:lvlJc w:val="right"/>
      <w:pPr>
        <w:ind w:left="6480" w:hanging="180"/>
      </w:pPr>
    </w:lvl>
  </w:abstractNum>
  <w:abstractNum w:abstractNumId="6" w15:restartNumberingAfterBreak="0">
    <w:nsid w:val="266B52BE"/>
    <w:multiLevelType w:val="hybridMultilevel"/>
    <w:tmpl w:val="FFFFFFFF"/>
    <w:lvl w:ilvl="0" w:tplc="07BAB372">
      <w:start w:val="8"/>
      <w:numFmt w:val="decimal"/>
      <w:lvlText w:val="%1."/>
      <w:lvlJc w:val="left"/>
      <w:pPr>
        <w:ind w:left="720" w:hanging="360"/>
      </w:pPr>
      <w:rPr>
        <w:rFonts w:hint="default" w:ascii="Times New Roman,Arial,Calibri" w:hAnsi="Times New Roman,Arial,Calibri"/>
      </w:rPr>
    </w:lvl>
    <w:lvl w:ilvl="1" w:tplc="C9D2124E">
      <w:start w:val="1"/>
      <w:numFmt w:val="lowerLetter"/>
      <w:lvlText w:val="%2."/>
      <w:lvlJc w:val="left"/>
      <w:pPr>
        <w:ind w:left="1440" w:hanging="360"/>
      </w:pPr>
    </w:lvl>
    <w:lvl w:ilvl="2" w:tplc="AE0EBD8A">
      <w:start w:val="1"/>
      <w:numFmt w:val="lowerRoman"/>
      <w:lvlText w:val="%3."/>
      <w:lvlJc w:val="right"/>
      <w:pPr>
        <w:ind w:left="2160" w:hanging="180"/>
      </w:pPr>
    </w:lvl>
    <w:lvl w:ilvl="3" w:tplc="E6FE3D0C">
      <w:start w:val="1"/>
      <w:numFmt w:val="decimal"/>
      <w:lvlText w:val="%4."/>
      <w:lvlJc w:val="left"/>
      <w:pPr>
        <w:ind w:left="2880" w:hanging="360"/>
      </w:pPr>
    </w:lvl>
    <w:lvl w:ilvl="4" w:tplc="68AE35D4">
      <w:start w:val="1"/>
      <w:numFmt w:val="lowerLetter"/>
      <w:lvlText w:val="%5."/>
      <w:lvlJc w:val="left"/>
      <w:pPr>
        <w:ind w:left="3600" w:hanging="360"/>
      </w:pPr>
    </w:lvl>
    <w:lvl w:ilvl="5" w:tplc="808C1C14">
      <w:start w:val="1"/>
      <w:numFmt w:val="lowerRoman"/>
      <w:lvlText w:val="%6."/>
      <w:lvlJc w:val="right"/>
      <w:pPr>
        <w:ind w:left="4320" w:hanging="180"/>
      </w:pPr>
    </w:lvl>
    <w:lvl w:ilvl="6" w:tplc="AB069808">
      <w:start w:val="1"/>
      <w:numFmt w:val="decimal"/>
      <w:lvlText w:val="%7."/>
      <w:lvlJc w:val="left"/>
      <w:pPr>
        <w:ind w:left="5040" w:hanging="360"/>
      </w:pPr>
    </w:lvl>
    <w:lvl w:ilvl="7" w:tplc="08003D24">
      <w:start w:val="1"/>
      <w:numFmt w:val="lowerLetter"/>
      <w:lvlText w:val="%8."/>
      <w:lvlJc w:val="left"/>
      <w:pPr>
        <w:ind w:left="5760" w:hanging="360"/>
      </w:pPr>
    </w:lvl>
    <w:lvl w:ilvl="8" w:tplc="E06E830E">
      <w:start w:val="1"/>
      <w:numFmt w:val="lowerRoman"/>
      <w:lvlText w:val="%9."/>
      <w:lvlJc w:val="right"/>
      <w:pPr>
        <w:ind w:left="6480" w:hanging="180"/>
      </w:pPr>
    </w:lvl>
  </w:abstractNum>
  <w:abstractNum w:abstractNumId="7" w15:restartNumberingAfterBreak="0">
    <w:nsid w:val="2DDA6D73"/>
    <w:multiLevelType w:val="hybridMultilevel"/>
    <w:tmpl w:val="FFFFFFFF"/>
    <w:lvl w:ilvl="0" w:tplc="DE12FA96">
      <w:start w:val="6"/>
      <w:numFmt w:val="decimal"/>
      <w:lvlText w:val="%1."/>
      <w:lvlJc w:val="left"/>
      <w:pPr>
        <w:ind w:left="720" w:hanging="360"/>
      </w:pPr>
      <w:rPr>
        <w:rFonts w:hint="default" w:ascii="Calibri" w:hAnsi="Calibri"/>
      </w:rPr>
    </w:lvl>
    <w:lvl w:ilvl="1" w:tplc="EE1AE742">
      <w:start w:val="1"/>
      <w:numFmt w:val="lowerLetter"/>
      <w:lvlText w:val="%2."/>
      <w:lvlJc w:val="left"/>
      <w:pPr>
        <w:ind w:left="1440" w:hanging="360"/>
      </w:pPr>
    </w:lvl>
    <w:lvl w:ilvl="2" w:tplc="8C5C0F54">
      <w:start w:val="1"/>
      <w:numFmt w:val="lowerRoman"/>
      <w:lvlText w:val="%3."/>
      <w:lvlJc w:val="right"/>
      <w:pPr>
        <w:ind w:left="2160" w:hanging="180"/>
      </w:pPr>
    </w:lvl>
    <w:lvl w:ilvl="3" w:tplc="6EA297CA">
      <w:start w:val="1"/>
      <w:numFmt w:val="decimal"/>
      <w:lvlText w:val="%4."/>
      <w:lvlJc w:val="left"/>
      <w:pPr>
        <w:ind w:left="2880" w:hanging="360"/>
      </w:pPr>
    </w:lvl>
    <w:lvl w:ilvl="4" w:tplc="BF8841FE">
      <w:start w:val="1"/>
      <w:numFmt w:val="lowerLetter"/>
      <w:lvlText w:val="%5."/>
      <w:lvlJc w:val="left"/>
      <w:pPr>
        <w:ind w:left="3600" w:hanging="360"/>
      </w:pPr>
    </w:lvl>
    <w:lvl w:ilvl="5" w:tplc="14FE9514">
      <w:start w:val="1"/>
      <w:numFmt w:val="lowerRoman"/>
      <w:lvlText w:val="%6."/>
      <w:lvlJc w:val="right"/>
      <w:pPr>
        <w:ind w:left="4320" w:hanging="180"/>
      </w:pPr>
    </w:lvl>
    <w:lvl w:ilvl="6" w:tplc="8C202D80">
      <w:start w:val="1"/>
      <w:numFmt w:val="decimal"/>
      <w:lvlText w:val="%7."/>
      <w:lvlJc w:val="left"/>
      <w:pPr>
        <w:ind w:left="5040" w:hanging="360"/>
      </w:pPr>
    </w:lvl>
    <w:lvl w:ilvl="7" w:tplc="137CDBC6">
      <w:start w:val="1"/>
      <w:numFmt w:val="lowerLetter"/>
      <w:lvlText w:val="%8."/>
      <w:lvlJc w:val="left"/>
      <w:pPr>
        <w:ind w:left="5760" w:hanging="360"/>
      </w:pPr>
    </w:lvl>
    <w:lvl w:ilvl="8" w:tplc="DF1AA760">
      <w:start w:val="1"/>
      <w:numFmt w:val="lowerRoman"/>
      <w:lvlText w:val="%9."/>
      <w:lvlJc w:val="right"/>
      <w:pPr>
        <w:ind w:left="6480" w:hanging="180"/>
      </w:pPr>
    </w:lvl>
  </w:abstractNum>
  <w:abstractNum w:abstractNumId="8" w15:restartNumberingAfterBreak="0">
    <w:nsid w:val="2F6A7D26"/>
    <w:multiLevelType w:val="hybridMultilevel"/>
    <w:tmpl w:val="FFFFFFFF"/>
    <w:lvl w:ilvl="0" w:tplc="480423F2">
      <w:start w:val="10"/>
      <w:numFmt w:val="decimal"/>
      <w:lvlText w:val="%1."/>
      <w:lvlJc w:val="left"/>
      <w:pPr>
        <w:ind w:left="720" w:hanging="360"/>
      </w:pPr>
      <w:rPr>
        <w:rFonts w:hint="default" w:ascii="Calibri" w:hAnsi="Calibri"/>
      </w:rPr>
    </w:lvl>
    <w:lvl w:ilvl="1" w:tplc="3D820878">
      <w:start w:val="1"/>
      <w:numFmt w:val="lowerLetter"/>
      <w:lvlText w:val="%2."/>
      <w:lvlJc w:val="left"/>
      <w:pPr>
        <w:ind w:left="1440" w:hanging="360"/>
      </w:pPr>
    </w:lvl>
    <w:lvl w:ilvl="2" w:tplc="29AE602A">
      <w:start w:val="1"/>
      <w:numFmt w:val="lowerRoman"/>
      <w:lvlText w:val="%3."/>
      <w:lvlJc w:val="right"/>
      <w:pPr>
        <w:ind w:left="2160" w:hanging="180"/>
      </w:pPr>
    </w:lvl>
    <w:lvl w:ilvl="3" w:tplc="C94C176E">
      <w:start w:val="1"/>
      <w:numFmt w:val="decimal"/>
      <w:lvlText w:val="%4."/>
      <w:lvlJc w:val="left"/>
      <w:pPr>
        <w:ind w:left="2880" w:hanging="360"/>
      </w:pPr>
    </w:lvl>
    <w:lvl w:ilvl="4" w:tplc="20AA86E2">
      <w:start w:val="1"/>
      <w:numFmt w:val="lowerLetter"/>
      <w:lvlText w:val="%5."/>
      <w:lvlJc w:val="left"/>
      <w:pPr>
        <w:ind w:left="3600" w:hanging="360"/>
      </w:pPr>
    </w:lvl>
    <w:lvl w:ilvl="5" w:tplc="F070B602">
      <w:start w:val="1"/>
      <w:numFmt w:val="lowerRoman"/>
      <w:lvlText w:val="%6."/>
      <w:lvlJc w:val="right"/>
      <w:pPr>
        <w:ind w:left="4320" w:hanging="180"/>
      </w:pPr>
    </w:lvl>
    <w:lvl w:ilvl="6" w:tplc="1DEE880A">
      <w:start w:val="1"/>
      <w:numFmt w:val="decimal"/>
      <w:lvlText w:val="%7."/>
      <w:lvlJc w:val="left"/>
      <w:pPr>
        <w:ind w:left="5040" w:hanging="360"/>
      </w:pPr>
    </w:lvl>
    <w:lvl w:ilvl="7" w:tplc="4904AD44">
      <w:start w:val="1"/>
      <w:numFmt w:val="lowerLetter"/>
      <w:lvlText w:val="%8."/>
      <w:lvlJc w:val="left"/>
      <w:pPr>
        <w:ind w:left="5760" w:hanging="360"/>
      </w:pPr>
    </w:lvl>
    <w:lvl w:ilvl="8" w:tplc="A79C8CA2">
      <w:start w:val="1"/>
      <w:numFmt w:val="lowerRoman"/>
      <w:lvlText w:val="%9."/>
      <w:lvlJc w:val="right"/>
      <w:pPr>
        <w:ind w:left="6480" w:hanging="180"/>
      </w:pPr>
    </w:lvl>
  </w:abstractNum>
  <w:abstractNum w:abstractNumId="9" w15:restartNumberingAfterBreak="0">
    <w:nsid w:val="343ABEBF"/>
    <w:multiLevelType w:val="hybridMultilevel"/>
    <w:tmpl w:val="FFFFFFFF"/>
    <w:lvl w:ilvl="0" w:tplc="3F4EE7F4">
      <w:start w:val="3"/>
      <w:numFmt w:val="decimal"/>
      <w:lvlText w:val="%1."/>
      <w:lvlJc w:val="left"/>
      <w:pPr>
        <w:ind w:left="720" w:hanging="360"/>
      </w:pPr>
      <w:rPr>
        <w:rFonts w:hint="default" w:ascii="Times New Roman,Arial,Calibri" w:hAnsi="Times New Roman,Arial,Calibri"/>
      </w:rPr>
    </w:lvl>
    <w:lvl w:ilvl="1" w:tplc="0B66C994">
      <w:start w:val="1"/>
      <w:numFmt w:val="lowerLetter"/>
      <w:lvlText w:val="%2."/>
      <w:lvlJc w:val="left"/>
      <w:pPr>
        <w:ind w:left="1440" w:hanging="360"/>
      </w:pPr>
    </w:lvl>
    <w:lvl w:ilvl="2" w:tplc="E6FE5BEA">
      <w:start w:val="1"/>
      <w:numFmt w:val="lowerRoman"/>
      <w:lvlText w:val="%3."/>
      <w:lvlJc w:val="right"/>
      <w:pPr>
        <w:ind w:left="2160" w:hanging="180"/>
      </w:pPr>
    </w:lvl>
    <w:lvl w:ilvl="3" w:tplc="7A3253A4">
      <w:start w:val="1"/>
      <w:numFmt w:val="decimal"/>
      <w:lvlText w:val="%4."/>
      <w:lvlJc w:val="left"/>
      <w:pPr>
        <w:ind w:left="2880" w:hanging="360"/>
      </w:pPr>
    </w:lvl>
    <w:lvl w:ilvl="4" w:tplc="1708CD04">
      <w:start w:val="1"/>
      <w:numFmt w:val="lowerLetter"/>
      <w:lvlText w:val="%5."/>
      <w:lvlJc w:val="left"/>
      <w:pPr>
        <w:ind w:left="3600" w:hanging="360"/>
      </w:pPr>
    </w:lvl>
    <w:lvl w:ilvl="5" w:tplc="A86227F8">
      <w:start w:val="1"/>
      <w:numFmt w:val="lowerRoman"/>
      <w:lvlText w:val="%6."/>
      <w:lvlJc w:val="right"/>
      <w:pPr>
        <w:ind w:left="4320" w:hanging="180"/>
      </w:pPr>
    </w:lvl>
    <w:lvl w:ilvl="6" w:tplc="C43CB332">
      <w:start w:val="1"/>
      <w:numFmt w:val="decimal"/>
      <w:lvlText w:val="%7."/>
      <w:lvlJc w:val="left"/>
      <w:pPr>
        <w:ind w:left="5040" w:hanging="360"/>
      </w:pPr>
    </w:lvl>
    <w:lvl w:ilvl="7" w:tplc="3BEE7220">
      <w:start w:val="1"/>
      <w:numFmt w:val="lowerLetter"/>
      <w:lvlText w:val="%8."/>
      <w:lvlJc w:val="left"/>
      <w:pPr>
        <w:ind w:left="5760" w:hanging="360"/>
      </w:pPr>
    </w:lvl>
    <w:lvl w:ilvl="8" w:tplc="D88AA7EE">
      <w:start w:val="1"/>
      <w:numFmt w:val="lowerRoman"/>
      <w:lvlText w:val="%9."/>
      <w:lvlJc w:val="right"/>
      <w:pPr>
        <w:ind w:left="6480" w:hanging="180"/>
      </w:pPr>
    </w:lvl>
  </w:abstractNum>
  <w:abstractNum w:abstractNumId="10" w15:restartNumberingAfterBreak="0">
    <w:nsid w:val="344AB867"/>
    <w:multiLevelType w:val="hybridMultilevel"/>
    <w:tmpl w:val="FFFFFFFF"/>
    <w:lvl w:ilvl="0" w:tplc="CACA1FBA">
      <w:start w:val="15"/>
      <w:numFmt w:val="decimal"/>
      <w:lvlText w:val="%1."/>
      <w:lvlJc w:val="left"/>
      <w:pPr>
        <w:ind w:left="720" w:hanging="360"/>
      </w:pPr>
      <w:rPr>
        <w:rFonts w:hint="default" w:ascii="Times New Roman,Arial,Calibri" w:hAnsi="Times New Roman,Arial,Calibri"/>
      </w:rPr>
    </w:lvl>
    <w:lvl w:ilvl="1" w:tplc="6B3EB474">
      <w:start w:val="1"/>
      <w:numFmt w:val="lowerLetter"/>
      <w:lvlText w:val="%2."/>
      <w:lvlJc w:val="left"/>
      <w:pPr>
        <w:ind w:left="1440" w:hanging="360"/>
      </w:pPr>
    </w:lvl>
    <w:lvl w:ilvl="2" w:tplc="36D4D776">
      <w:start w:val="1"/>
      <w:numFmt w:val="lowerRoman"/>
      <w:lvlText w:val="%3."/>
      <w:lvlJc w:val="right"/>
      <w:pPr>
        <w:ind w:left="2160" w:hanging="180"/>
      </w:pPr>
    </w:lvl>
    <w:lvl w:ilvl="3" w:tplc="70DACB46">
      <w:start w:val="1"/>
      <w:numFmt w:val="decimal"/>
      <w:lvlText w:val="%4."/>
      <w:lvlJc w:val="left"/>
      <w:pPr>
        <w:ind w:left="2880" w:hanging="360"/>
      </w:pPr>
    </w:lvl>
    <w:lvl w:ilvl="4" w:tplc="F14CB874">
      <w:start w:val="1"/>
      <w:numFmt w:val="lowerLetter"/>
      <w:lvlText w:val="%5."/>
      <w:lvlJc w:val="left"/>
      <w:pPr>
        <w:ind w:left="3600" w:hanging="360"/>
      </w:pPr>
    </w:lvl>
    <w:lvl w:ilvl="5" w:tplc="F35CCA8A">
      <w:start w:val="1"/>
      <w:numFmt w:val="lowerRoman"/>
      <w:lvlText w:val="%6."/>
      <w:lvlJc w:val="right"/>
      <w:pPr>
        <w:ind w:left="4320" w:hanging="180"/>
      </w:pPr>
    </w:lvl>
    <w:lvl w:ilvl="6" w:tplc="A72CD44A">
      <w:start w:val="1"/>
      <w:numFmt w:val="decimal"/>
      <w:lvlText w:val="%7."/>
      <w:lvlJc w:val="left"/>
      <w:pPr>
        <w:ind w:left="5040" w:hanging="360"/>
      </w:pPr>
    </w:lvl>
    <w:lvl w:ilvl="7" w:tplc="96E423A8">
      <w:start w:val="1"/>
      <w:numFmt w:val="lowerLetter"/>
      <w:lvlText w:val="%8."/>
      <w:lvlJc w:val="left"/>
      <w:pPr>
        <w:ind w:left="5760" w:hanging="360"/>
      </w:pPr>
    </w:lvl>
    <w:lvl w:ilvl="8" w:tplc="6F56B850">
      <w:start w:val="1"/>
      <w:numFmt w:val="lowerRoman"/>
      <w:lvlText w:val="%9."/>
      <w:lvlJc w:val="right"/>
      <w:pPr>
        <w:ind w:left="6480" w:hanging="180"/>
      </w:pPr>
    </w:lvl>
  </w:abstractNum>
  <w:abstractNum w:abstractNumId="11" w15:restartNumberingAfterBreak="0">
    <w:nsid w:val="34DA3EA8"/>
    <w:multiLevelType w:val="hybridMultilevel"/>
    <w:tmpl w:val="FFFFFFFF"/>
    <w:lvl w:ilvl="0" w:tplc="18A6F86C">
      <w:start w:val="9"/>
      <w:numFmt w:val="decimal"/>
      <w:lvlText w:val="%1."/>
      <w:lvlJc w:val="left"/>
      <w:pPr>
        <w:ind w:left="720" w:hanging="360"/>
      </w:pPr>
      <w:rPr>
        <w:rFonts w:hint="default" w:ascii="Times New Roman,Arial,Calibri" w:hAnsi="Times New Roman,Arial,Calibri"/>
      </w:rPr>
    </w:lvl>
    <w:lvl w:ilvl="1" w:tplc="E5F45638">
      <w:start w:val="1"/>
      <w:numFmt w:val="lowerLetter"/>
      <w:lvlText w:val="%2."/>
      <w:lvlJc w:val="left"/>
      <w:pPr>
        <w:ind w:left="1440" w:hanging="360"/>
      </w:pPr>
    </w:lvl>
    <w:lvl w:ilvl="2" w:tplc="33500F24">
      <w:start w:val="1"/>
      <w:numFmt w:val="lowerRoman"/>
      <w:lvlText w:val="%3."/>
      <w:lvlJc w:val="right"/>
      <w:pPr>
        <w:ind w:left="2160" w:hanging="180"/>
      </w:pPr>
    </w:lvl>
    <w:lvl w:ilvl="3" w:tplc="19AA046A">
      <w:start w:val="1"/>
      <w:numFmt w:val="decimal"/>
      <w:lvlText w:val="%4."/>
      <w:lvlJc w:val="left"/>
      <w:pPr>
        <w:ind w:left="2880" w:hanging="360"/>
      </w:pPr>
    </w:lvl>
    <w:lvl w:ilvl="4" w:tplc="9D7C2B52">
      <w:start w:val="1"/>
      <w:numFmt w:val="lowerLetter"/>
      <w:lvlText w:val="%5."/>
      <w:lvlJc w:val="left"/>
      <w:pPr>
        <w:ind w:left="3600" w:hanging="360"/>
      </w:pPr>
    </w:lvl>
    <w:lvl w:ilvl="5" w:tplc="4566CDF6">
      <w:start w:val="1"/>
      <w:numFmt w:val="lowerRoman"/>
      <w:lvlText w:val="%6."/>
      <w:lvlJc w:val="right"/>
      <w:pPr>
        <w:ind w:left="4320" w:hanging="180"/>
      </w:pPr>
    </w:lvl>
    <w:lvl w:ilvl="6" w:tplc="E5F47E0E">
      <w:start w:val="1"/>
      <w:numFmt w:val="decimal"/>
      <w:lvlText w:val="%7."/>
      <w:lvlJc w:val="left"/>
      <w:pPr>
        <w:ind w:left="5040" w:hanging="360"/>
      </w:pPr>
    </w:lvl>
    <w:lvl w:ilvl="7" w:tplc="6EA4E90C">
      <w:start w:val="1"/>
      <w:numFmt w:val="lowerLetter"/>
      <w:lvlText w:val="%8."/>
      <w:lvlJc w:val="left"/>
      <w:pPr>
        <w:ind w:left="5760" w:hanging="360"/>
      </w:pPr>
    </w:lvl>
    <w:lvl w:ilvl="8" w:tplc="30768F54">
      <w:start w:val="1"/>
      <w:numFmt w:val="lowerRoman"/>
      <w:lvlText w:val="%9."/>
      <w:lvlJc w:val="right"/>
      <w:pPr>
        <w:ind w:left="6480" w:hanging="180"/>
      </w:pPr>
    </w:lvl>
  </w:abstractNum>
  <w:abstractNum w:abstractNumId="12" w15:restartNumberingAfterBreak="0">
    <w:nsid w:val="387A4CE8"/>
    <w:multiLevelType w:val="hybridMultilevel"/>
    <w:tmpl w:val="FFFFFFFF"/>
    <w:lvl w:ilvl="0" w:tplc="786E7798">
      <w:start w:val="11"/>
      <w:numFmt w:val="decimal"/>
      <w:lvlText w:val="%1."/>
      <w:lvlJc w:val="left"/>
      <w:pPr>
        <w:ind w:left="720" w:hanging="360"/>
      </w:pPr>
      <w:rPr>
        <w:rFonts w:hint="default" w:ascii="Times New Roman,Arial,Calibri" w:hAnsi="Times New Roman,Arial,Calibri"/>
      </w:rPr>
    </w:lvl>
    <w:lvl w:ilvl="1" w:tplc="8C3659AA">
      <w:start w:val="1"/>
      <w:numFmt w:val="lowerLetter"/>
      <w:lvlText w:val="%2."/>
      <w:lvlJc w:val="left"/>
      <w:pPr>
        <w:ind w:left="1440" w:hanging="360"/>
      </w:pPr>
    </w:lvl>
    <w:lvl w:ilvl="2" w:tplc="2534817C">
      <w:start w:val="1"/>
      <w:numFmt w:val="lowerRoman"/>
      <w:lvlText w:val="%3."/>
      <w:lvlJc w:val="right"/>
      <w:pPr>
        <w:ind w:left="2160" w:hanging="180"/>
      </w:pPr>
    </w:lvl>
    <w:lvl w:ilvl="3" w:tplc="F64A2DE2">
      <w:start w:val="1"/>
      <w:numFmt w:val="decimal"/>
      <w:lvlText w:val="%4."/>
      <w:lvlJc w:val="left"/>
      <w:pPr>
        <w:ind w:left="2880" w:hanging="360"/>
      </w:pPr>
    </w:lvl>
    <w:lvl w:ilvl="4" w:tplc="8AF8D9CC">
      <w:start w:val="1"/>
      <w:numFmt w:val="lowerLetter"/>
      <w:lvlText w:val="%5."/>
      <w:lvlJc w:val="left"/>
      <w:pPr>
        <w:ind w:left="3600" w:hanging="360"/>
      </w:pPr>
    </w:lvl>
    <w:lvl w:ilvl="5" w:tplc="04C8A850">
      <w:start w:val="1"/>
      <w:numFmt w:val="lowerRoman"/>
      <w:lvlText w:val="%6."/>
      <w:lvlJc w:val="right"/>
      <w:pPr>
        <w:ind w:left="4320" w:hanging="180"/>
      </w:pPr>
    </w:lvl>
    <w:lvl w:ilvl="6" w:tplc="ABCC2BFA">
      <w:start w:val="1"/>
      <w:numFmt w:val="decimal"/>
      <w:lvlText w:val="%7."/>
      <w:lvlJc w:val="left"/>
      <w:pPr>
        <w:ind w:left="5040" w:hanging="360"/>
      </w:pPr>
    </w:lvl>
    <w:lvl w:ilvl="7" w:tplc="A0CADE10">
      <w:start w:val="1"/>
      <w:numFmt w:val="lowerLetter"/>
      <w:lvlText w:val="%8."/>
      <w:lvlJc w:val="left"/>
      <w:pPr>
        <w:ind w:left="5760" w:hanging="360"/>
      </w:pPr>
    </w:lvl>
    <w:lvl w:ilvl="8" w:tplc="9872C56C">
      <w:start w:val="1"/>
      <w:numFmt w:val="lowerRoman"/>
      <w:lvlText w:val="%9."/>
      <w:lvlJc w:val="right"/>
      <w:pPr>
        <w:ind w:left="6480" w:hanging="180"/>
      </w:pPr>
    </w:lvl>
  </w:abstractNum>
  <w:abstractNum w:abstractNumId="13" w15:restartNumberingAfterBreak="0">
    <w:nsid w:val="3AC222CB"/>
    <w:multiLevelType w:val="hybridMultilevel"/>
    <w:tmpl w:val="FFFFFFFF"/>
    <w:lvl w:ilvl="0" w:tplc="9AD095CE">
      <w:start w:val="4"/>
      <w:numFmt w:val="decimal"/>
      <w:lvlText w:val="%1."/>
      <w:lvlJc w:val="left"/>
      <w:pPr>
        <w:ind w:left="720" w:hanging="360"/>
      </w:pPr>
      <w:rPr>
        <w:rFonts w:hint="default" w:ascii="Calibri" w:hAnsi="Calibri"/>
      </w:rPr>
    </w:lvl>
    <w:lvl w:ilvl="1" w:tplc="9DE2868A">
      <w:start w:val="1"/>
      <w:numFmt w:val="lowerLetter"/>
      <w:lvlText w:val="%2."/>
      <w:lvlJc w:val="left"/>
      <w:pPr>
        <w:ind w:left="1440" w:hanging="360"/>
      </w:pPr>
    </w:lvl>
    <w:lvl w:ilvl="2" w:tplc="FBC0B294">
      <w:start w:val="1"/>
      <w:numFmt w:val="lowerRoman"/>
      <w:lvlText w:val="%3."/>
      <w:lvlJc w:val="right"/>
      <w:pPr>
        <w:ind w:left="2160" w:hanging="180"/>
      </w:pPr>
    </w:lvl>
    <w:lvl w:ilvl="3" w:tplc="823A79AC">
      <w:start w:val="1"/>
      <w:numFmt w:val="decimal"/>
      <w:lvlText w:val="%4."/>
      <w:lvlJc w:val="left"/>
      <w:pPr>
        <w:ind w:left="2880" w:hanging="360"/>
      </w:pPr>
    </w:lvl>
    <w:lvl w:ilvl="4" w:tplc="2346BAB4">
      <w:start w:val="1"/>
      <w:numFmt w:val="lowerLetter"/>
      <w:lvlText w:val="%5."/>
      <w:lvlJc w:val="left"/>
      <w:pPr>
        <w:ind w:left="3600" w:hanging="360"/>
      </w:pPr>
    </w:lvl>
    <w:lvl w:ilvl="5" w:tplc="1FC8A7AC">
      <w:start w:val="1"/>
      <w:numFmt w:val="lowerRoman"/>
      <w:lvlText w:val="%6."/>
      <w:lvlJc w:val="right"/>
      <w:pPr>
        <w:ind w:left="4320" w:hanging="180"/>
      </w:pPr>
    </w:lvl>
    <w:lvl w:ilvl="6" w:tplc="E9C0F982">
      <w:start w:val="1"/>
      <w:numFmt w:val="decimal"/>
      <w:lvlText w:val="%7."/>
      <w:lvlJc w:val="left"/>
      <w:pPr>
        <w:ind w:left="5040" w:hanging="360"/>
      </w:pPr>
    </w:lvl>
    <w:lvl w:ilvl="7" w:tplc="92CE8E62">
      <w:start w:val="1"/>
      <w:numFmt w:val="lowerLetter"/>
      <w:lvlText w:val="%8."/>
      <w:lvlJc w:val="left"/>
      <w:pPr>
        <w:ind w:left="5760" w:hanging="360"/>
      </w:pPr>
    </w:lvl>
    <w:lvl w:ilvl="8" w:tplc="AE6ACD18">
      <w:start w:val="1"/>
      <w:numFmt w:val="lowerRoman"/>
      <w:lvlText w:val="%9."/>
      <w:lvlJc w:val="right"/>
      <w:pPr>
        <w:ind w:left="6480" w:hanging="180"/>
      </w:pPr>
    </w:lvl>
  </w:abstractNum>
  <w:abstractNum w:abstractNumId="14" w15:restartNumberingAfterBreak="0">
    <w:nsid w:val="3B7A33C9"/>
    <w:multiLevelType w:val="hybridMultilevel"/>
    <w:tmpl w:val="FFFFFFFF"/>
    <w:lvl w:ilvl="0" w:tplc="5852AE5A">
      <w:start w:val="12"/>
      <w:numFmt w:val="decimal"/>
      <w:lvlText w:val="%1."/>
      <w:lvlJc w:val="left"/>
      <w:pPr>
        <w:ind w:left="720" w:hanging="360"/>
      </w:pPr>
      <w:rPr>
        <w:rFonts w:hint="default" w:ascii="Times New Roman,Arial,Calibri" w:hAnsi="Times New Roman,Arial,Calibri"/>
      </w:rPr>
    </w:lvl>
    <w:lvl w:ilvl="1" w:tplc="3F040008">
      <w:start w:val="1"/>
      <w:numFmt w:val="lowerLetter"/>
      <w:lvlText w:val="%2."/>
      <w:lvlJc w:val="left"/>
      <w:pPr>
        <w:ind w:left="1440" w:hanging="360"/>
      </w:pPr>
    </w:lvl>
    <w:lvl w:ilvl="2" w:tplc="9BB020AA">
      <w:start w:val="1"/>
      <w:numFmt w:val="lowerRoman"/>
      <w:lvlText w:val="%3."/>
      <w:lvlJc w:val="right"/>
      <w:pPr>
        <w:ind w:left="2160" w:hanging="180"/>
      </w:pPr>
    </w:lvl>
    <w:lvl w:ilvl="3" w:tplc="6BDA0C52">
      <w:start w:val="1"/>
      <w:numFmt w:val="decimal"/>
      <w:lvlText w:val="%4."/>
      <w:lvlJc w:val="left"/>
      <w:pPr>
        <w:ind w:left="2880" w:hanging="360"/>
      </w:pPr>
    </w:lvl>
    <w:lvl w:ilvl="4" w:tplc="21D07230">
      <w:start w:val="1"/>
      <w:numFmt w:val="lowerLetter"/>
      <w:lvlText w:val="%5."/>
      <w:lvlJc w:val="left"/>
      <w:pPr>
        <w:ind w:left="3600" w:hanging="360"/>
      </w:pPr>
    </w:lvl>
    <w:lvl w:ilvl="5" w:tplc="F9164A66">
      <w:start w:val="1"/>
      <w:numFmt w:val="lowerRoman"/>
      <w:lvlText w:val="%6."/>
      <w:lvlJc w:val="right"/>
      <w:pPr>
        <w:ind w:left="4320" w:hanging="180"/>
      </w:pPr>
    </w:lvl>
    <w:lvl w:ilvl="6" w:tplc="878EC8D0">
      <w:start w:val="1"/>
      <w:numFmt w:val="decimal"/>
      <w:lvlText w:val="%7."/>
      <w:lvlJc w:val="left"/>
      <w:pPr>
        <w:ind w:left="5040" w:hanging="360"/>
      </w:pPr>
    </w:lvl>
    <w:lvl w:ilvl="7" w:tplc="75501B78">
      <w:start w:val="1"/>
      <w:numFmt w:val="lowerLetter"/>
      <w:lvlText w:val="%8."/>
      <w:lvlJc w:val="left"/>
      <w:pPr>
        <w:ind w:left="5760" w:hanging="360"/>
      </w:pPr>
    </w:lvl>
    <w:lvl w:ilvl="8" w:tplc="5134AE7C">
      <w:start w:val="1"/>
      <w:numFmt w:val="lowerRoman"/>
      <w:lvlText w:val="%9."/>
      <w:lvlJc w:val="right"/>
      <w:pPr>
        <w:ind w:left="6480" w:hanging="180"/>
      </w:pPr>
    </w:lvl>
  </w:abstractNum>
  <w:abstractNum w:abstractNumId="15" w15:restartNumberingAfterBreak="0">
    <w:nsid w:val="4212D50C"/>
    <w:multiLevelType w:val="hybridMultilevel"/>
    <w:tmpl w:val="FFFFFFFF"/>
    <w:lvl w:ilvl="0" w:tplc="E96A259E">
      <w:start w:val="8"/>
      <w:numFmt w:val="decimal"/>
      <w:lvlText w:val="%1."/>
      <w:lvlJc w:val="left"/>
      <w:pPr>
        <w:ind w:left="720" w:hanging="360"/>
      </w:pPr>
      <w:rPr>
        <w:rFonts w:hint="default" w:ascii="Calibri" w:hAnsi="Calibri"/>
      </w:rPr>
    </w:lvl>
    <w:lvl w:ilvl="1" w:tplc="637AC03C">
      <w:start w:val="1"/>
      <w:numFmt w:val="lowerLetter"/>
      <w:lvlText w:val="%2."/>
      <w:lvlJc w:val="left"/>
      <w:pPr>
        <w:ind w:left="1440" w:hanging="360"/>
      </w:pPr>
    </w:lvl>
    <w:lvl w:ilvl="2" w:tplc="4FB67F1A">
      <w:start w:val="1"/>
      <w:numFmt w:val="lowerRoman"/>
      <w:lvlText w:val="%3."/>
      <w:lvlJc w:val="right"/>
      <w:pPr>
        <w:ind w:left="2160" w:hanging="180"/>
      </w:pPr>
    </w:lvl>
    <w:lvl w:ilvl="3" w:tplc="71DC63CA">
      <w:start w:val="1"/>
      <w:numFmt w:val="decimal"/>
      <w:lvlText w:val="%4."/>
      <w:lvlJc w:val="left"/>
      <w:pPr>
        <w:ind w:left="2880" w:hanging="360"/>
      </w:pPr>
    </w:lvl>
    <w:lvl w:ilvl="4" w:tplc="B45817C2">
      <w:start w:val="1"/>
      <w:numFmt w:val="lowerLetter"/>
      <w:lvlText w:val="%5."/>
      <w:lvlJc w:val="left"/>
      <w:pPr>
        <w:ind w:left="3600" w:hanging="360"/>
      </w:pPr>
    </w:lvl>
    <w:lvl w:ilvl="5" w:tplc="EE584FCA">
      <w:start w:val="1"/>
      <w:numFmt w:val="lowerRoman"/>
      <w:lvlText w:val="%6."/>
      <w:lvlJc w:val="right"/>
      <w:pPr>
        <w:ind w:left="4320" w:hanging="180"/>
      </w:pPr>
    </w:lvl>
    <w:lvl w:ilvl="6" w:tplc="8D30D394">
      <w:start w:val="1"/>
      <w:numFmt w:val="decimal"/>
      <w:lvlText w:val="%7."/>
      <w:lvlJc w:val="left"/>
      <w:pPr>
        <w:ind w:left="5040" w:hanging="360"/>
      </w:pPr>
    </w:lvl>
    <w:lvl w:ilvl="7" w:tplc="7A0E05A0">
      <w:start w:val="1"/>
      <w:numFmt w:val="lowerLetter"/>
      <w:lvlText w:val="%8."/>
      <w:lvlJc w:val="left"/>
      <w:pPr>
        <w:ind w:left="5760" w:hanging="360"/>
      </w:pPr>
    </w:lvl>
    <w:lvl w:ilvl="8" w:tplc="137E3320">
      <w:start w:val="1"/>
      <w:numFmt w:val="lowerRoman"/>
      <w:lvlText w:val="%9."/>
      <w:lvlJc w:val="right"/>
      <w:pPr>
        <w:ind w:left="6480" w:hanging="180"/>
      </w:pPr>
    </w:lvl>
  </w:abstractNum>
  <w:abstractNum w:abstractNumId="16" w15:restartNumberingAfterBreak="0">
    <w:nsid w:val="42FF0417"/>
    <w:multiLevelType w:val="hybridMultilevel"/>
    <w:tmpl w:val="FFFFFFFF"/>
    <w:lvl w:ilvl="0" w:tplc="83C0E5D8">
      <w:start w:val="3"/>
      <w:numFmt w:val="decimal"/>
      <w:lvlText w:val="%1."/>
      <w:lvlJc w:val="left"/>
      <w:pPr>
        <w:ind w:left="720" w:hanging="360"/>
      </w:pPr>
      <w:rPr>
        <w:rFonts w:hint="default" w:ascii="Calibri" w:hAnsi="Calibri"/>
      </w:rPr>
    </w:lvl>
    <w:lvl w:ilvl="1" w:tplc="3A3C6B80">
      <w:start w:val="1"/>
      <w:numFmt w:val="lowerLetter"/>
      <w:lvlText w:val="%2."/>
      <w:lvlJc w:val="left"/>
      <w:pPr>
        <w:ind w:left="1440" w:hanging="360"/>
      </w:pPr>
    </w:lvl>
    <w:lvl w:ilvl="2" w:tplc="851AD9C6">
      <w:start w:val="1"/>
      <w:numFmt w:val="lowerRoman"/>
      <w:lvlText w:val="%3."/>
      <w:lvlJc w:val="right"/>
      <w:pPr>
        <w:ind w:left="2160" w:hanging="180"/>
      </w:pPr>
    </w:lvl>
    <w:lvl w:ilvl="3" w:tplc="2CDC7C3C">
      <w:start w:val="1"/>
      <w:numFmt w:val="decimal"/>
      <w:lvlText w:val="%4."/>
      <w:lvlJc w:val="left"/>
      <w:pPr>
        <w:ind w:left="2880" w:hanging="360"/>
      </w:pPr>
    </w:lvl>
    <w:lvl w:ilvl="4" w:tplc="9A32EDD2">
      <w:start w:val="1"/>
      <w:numFmt w:val="lowerLetter"/>
      <w:lvlText w:val="%5."/>
      <w:lvlJc w:val="left"/>
      <w:pPr>
        <w:ind w:left="3600" w:hanging="360"/>
      </w:pPr>
    </w:lvl>
    <w:lvl w:ilvl="5" w:tplc="402AD4E8">
      <w:start w:val="1"/>
      <w:numFmt w:val="lowerRoman"/>
      <w:lvlText w:val="%6."/>
      <w:lvlJc w:val="right"/>
      <w:pPr>
        <w:ind w:left="4320" w:hanging="180"/>
      </w:pPr>
    </w:lvl>
    <w:lvl w:ilvl="6" w:tplc="68BED94E">
      <w:start w:val="1"/>
      <w:numFmt w:val="decimal"/>
      <w:lvlText w:val="%7."/>
      <w:lvlJc w:val="left"/>
      <w:pPr>
        <w:ind w:left="5040" w:hanging="360"/>
      </w:pPr>
    </w:lvl>
    <w:lvl w:ilvl="7" w:tplc="47BED04E">
      <w:start w:val="1"/>
      <w:numFmt w:val="lowerLetter"/>
      <w:lvlText w:val="%8."/>
      <w:lvlJc w:val="left"/>
      <w:pPr>
        <w:ind w:left="5760" w:hanging="360"/>
      </w:pPr>
    </w:lvl>
    <w:lvl w:ilvl="8" w:tplc="E1C624D0">
      <w:start w:val="1"/>
      <w:numFmt w:val="lowerRoman"/>
      <w:lvlText w:val="%9."/>
      <w:lvlJc w:val="right"/>
      <w:pPr>
        <w:ind w:left="6480" w:hanging="180"/>
      </w:pPr>
    </w:lvl>
  </w:abstractNum>
  <w:abstractNum w:abstractNumId="17" w15:restartNumberingAfterBreak="0">
    <w:nsid w:val="46181D10"/>
    <w:multiLevelType w:val="hybridMultilevel"/>
    <w:tmpl w:val="FFFFFFFF"/>
    <w:lvl w:ilvl="0" w:tplc="6E4A8608">
      <w:start w:val="7"/>
      <w:numFmt w:val="decimal"/>
      <w:lvlText w:val="%1."/>
      <w:lvlJc w:val="left"/>
      <w:pPr>
        <w:ind w:left="720" w:hanging="360"/>
      </w:pPr>
      <w:rPr>
        <w:rFonts w:hint="default" w:ascii="Calibri" w:hAnsi="Calibri"/>
      </w:rPr>
    </w:lvl>
    <w:lvl w:ilvl="1" w:tplc="51EA0DF0">
      <w:start w:val="1"/>
      <w:numFmt w:val="lowerLetter"/>
      <w:lvlText w:val="%2."/>
      <w:lvlJc w:val="left"/>
      <w:pPr>
        <w:ind w:left="1440" w:hanging="360"/>
      </w:pPr>
    </w:lvl>
    <w:lvl w:ilvl="2" w:tplc="ECFE5636">
      <w:start w:val="1"/>
      <w:numFmt w:val="lowerRoman"/>
      <w:lvlText w:val="%3."/>
      <w:lvlJc w:val="right"/>
      <w:pPr>
        <w:ind w:left="2160" w:hanging="180"/>
      </w:pPr>
    </w:lvl>
    <w:lvl w:ilvl="3" w:tplc="DE060D82">
      <w:start w:val="1"/>
      <w:numFmt w:val="decimal"/>
      <w:lvlText w:val="%4."/>
      <w:lvlJc w:val="left"/>
      <w:pPr>
        <w:ind w:left="2880" w:hanging="360"/>
      </w:pPr>
    </w:lvl>
    <w:lvl w:ilvl="4" w:tplc="95485424">
      <w:start w:val="1"/>
      <w:numFmt w:val="lowerLetter"/>
      <w:lvlText w:val="%5."/>
      <w:lvlJc w:val="left"/>
      <w:pPr>
        <w:ind w:left="3600" w:hanging="360"/>
      </w:pPr>
    </w:lvl>
    <w:lvl w:ilvl="5" w:tplc="4164FA70">
      <w:start w:val="1"/>
      <w:numFmt w:val="lowerRoman"/>
      <w:lvlText w:val="%6."/>
      <w:lvlJc w:val="right"/>
      <w:pPr>
        <w:ind w:left="4320" w:hanging="180"/>
      </w:pPr>
    </w:lvl>
    <w:lvl w:ilvl="6" w:tplc="57F255B4">
      <w:start w:val="1"/>
      <w:numFmt w:val="decimal"/>
      <w:lvlText w:val="%7."/>
      <w:lvlJc w:val="left"/>
      <w:pPr>
        <w:ind w:left="5040" w:hanging="360"/>
      </w:pPr>
    </w:lvl>
    <w:lvl w:ilvl="7" w:tplc="322A00D4">
      <w:start w:val="1"/>
      <w:numFmt w:val="lowerLetter"/>
      <w:lvlText w:val="%8."/>
      <w:lvlJc w:val="left"/>
      <w:pPr>
        <w:ind w:left="5760" w:hanging="360"/>
      </w:pPr>
    </w:lvl>
    <w:lvl w:ilvl="8" w:tplc="3698F278">
      <w:start w:val="1"/>
      <w:numFmt w:val="lowerRoman"/>
      <w:lvlText w:val="%9."/>
      <w:lvlJc w:val="right"/>
      <w:pPr>
        <w:ind w:left="6480" w:hanging="180"/>
      </w:pPr>
    </w:lvl>
  </w:abstractNum>
  <w:abstractNum w:abstractNumId="18" w15:restartNumberingAfterBreak="0">
    <w:nsid w:val="46980BFD"/>
    <w:multiLevelType w:val="hybridMultilevel"/>
    <w:tmpl w:val="FFFFFFFF"/>
    <w:lvl w:ilvl="0" w:tplc="06D09AC2">
      <w:start w:val="1"/>
      <w:numFmt w:val="decimal"/>
      <w:lvlText w:val="%1."/>
      <w:lvlJc w:val="left"/>
      <w:pPr>
        <w:ind w:left="720" w:hanging="360"/>
      </w:pPr>
    </w:lvl>
    <w:lvl w:ilvl="1" w:tplc="9946A424">
      <w:start w:val="1"/>
      <w:numFmt w:val="lowerLetter"/>
      <w:lvlText w:val="%2."/>
      <w:lvlJc w:val="left"/>
      <w:pPr>
        <w:ind w:left="1440" w:hanging="360"/>
      </w:pPr>
    </w:lvl>
    <w:lvl w:ilvl="2" w:tplc="A33A8636">
      <w:start w:val="1"/>
      <w:numFmt w:val="lowerRoman"/>
      <w:lvlText w:val="%3."/>
      <w:lvlJc w:val="right"/>
      <w:pPr>
        <w:ind w:left="2160" w:hanging="180"/>
      </w:pPr>
    </w:lvl>
    <w:lvl w:ilvl="3" w:tplc="3C005F16">
      <w:start w:val="1"/>
      <w:numFmt w:val="decimal"/>
      <w:lvlText w:val="%4."/>
      <w:lvlJc w:val="left"/>
      <w:pPr>
        <w:ind w:left="2880" w:hanging="360"/>
      </w:pPr>
    </w:lvl>
    <w:lvl w:ilvl="4" w:tplc="676AA86A">
      <w:start w:val="1"/>
      <w:numFmt w:val="lowerLetter"/>
      <w:lvlText w:val="%5."/>
      <w:lvlJc w:val="left"/>
      <w:pPr>
        <w:ind w:left="3600" w:hanging="360"/>
      </w:pPr>
    </w:lvl>
    <w:lvl w:ilvl="5" w:tplc="7796414E">
      <w:start w:val="1"/>
      <w:numFmt w:val="lowerRoman"/>
      <w:lvlText w:val="%6."/>
      <w:lvlJc w:val="right"/>
      <w:pPr>
        <w:ind w:left="4320" w:hanging="180"/>
      </w:pPr>
    </w:lvl>
    <w:lvl w:ilvl="6" w:tplc="CAB06A60">
      <w:start w:val="1"/>
      <w:numFmt w:val="decimal"/>
      <w:lvlText w:val="%7."/>
      <w:lvlJc w:val="left"/>
      <w:pPr>
        <w:ind w:left="5040" w:hanging="360"/>
      </w:pPr>
    </w:lvl>
    <w:lvl w:ilvl="7" w:tplc="3E8869F4">
      <w:start w:val="1"/>
      <w:numFmt w:val="lowerLetter"/>
      <w:lvlText w:val="%8."/>
      <w:lvlJc w:val="left"/>
      <w:pPr>
        <w:ind w:left="5760" w:hanging="360"/>
      </w:pPr>
    </w:lvl>
    <w:lvl w:ilvl="8" w:tplc="4314BEEA">
      <w:start w:val="1"/>
      <w:numFmt w:val="lowerRoman"/>
      <w:lvlText w:val="%9."/>
      <w:lvlJc w:val="right"/>
      <w:pPr>
        <w:ind w:left="6480" w:hanging="180"/>
      </w:pPr>
    </w:lvl>
  </w:abstractNum>
  <w:abstractNum w:abstractNumId="19" w15:restartNumberingAfterBreak="0">
    <w:nsid w:val="48254323"/>
    <w:multiLevelType w:val="hybridMultilevel"/>
    <w:tmpl w:val="FFFFFFFF"/>
    <w:lvl w:ilvl="0" w:tplc="8B0851EC">
      <w:start w:val="10"/>
      <w:numFmt w:val="decimal"/>
      <w:lvlText w:val="%1."/>
      <w:lvlJc w:val="left"/>
      <w:pPr>
        <w:ind w:left="720" w:hanging="360"/>
      </w:pPr>
      <w:rPr>
        <w:rFonts w:hint="default" w:ascii="Times New Roman,Arial,Calibri" w:hAnsi="Times New Roman,Arial,Calibri"/>
      </w:rPr>
    </w:lvl>
    <w:lvl w:ilvl="1" w:tplc="4A7024F6">
      <w:start w:val="1"/>
      <w:numFmt w:val="lowerLetter"/>
      <w:lvlText w:val="%2."/>
      <w:lvlJc w:val="left"/>
      <w:pPr>
        <w:ind w:left="1440" w:hanging="360"/>
      </w:pPr>
    </w:lvl>
    <w:lvl w:ilvl="2" w:tplc="4280A8FA">
      <w:start w:val="1"/>
      <w:numFmt w:val="lowerRoman"/>
      <w:lvlText w:val="%3."/>
      <w:lvlJc w:val="right"/>
      <w:pPr>
        <w:ind w:left="2160" w:hanging="180"/>
      </w:pPr>
    </w:lvl>
    <w:lvl w:ilvl="3" w:tplc="31448770">
      <w:start w:val="1"/>
      <w:numFmt w:val="decimal"/>
      <w:lvlText w:val="%4."/>
      <w:lvlJc w:val="left"/>
      <w:pPr>
        <w:ind w:left="2880" w:hanging="360"/>
      </w:pPr>
    </w:lvl>
    <w:lvl w:ilvl="4" w:tplc="63289118">
      <w:start w:val="1"/>
      <w:numFmt w:val="lowerLetter"/>
      <w:lvlText w:val="%5."/>
      <w:lvlJc w:val="left"/>
      <w:pPr>
        <w:ind w:left="3600" w:hanging="360"/>
      </w:pPr>
    </w:lvl>
    <w:lvl w:ilvl="5" w:tplc="B8CE38DE">
      <w:start w:val="1"/>
      <w:numFmt w:val="lowerRoman"/>
      <w:lvlText w:val="%6."/>
      <w:lvlJc w:val="right"/>
      <w:pPr>
        <w:ind w:left="4320" w:hanging="180"/>
      </w:pPr>
    </w:lvl>
    <w:lvl w:ilvl="6" w:tplc="0568C524">
      <w:start w:val="1"/>
      <w:numFmt w:val="decimal"/>
      <w:lvlText w:val="%7."/>
      <w:lvlJc w:val="left"/>
      <w:pPr>
        <w:ind w:left="5040" w:hanging="360"/>
      </w:pPr>
    </w:lvl>
    <w:lvl w:ilvl="7" w:tplc="774037EE">
      <w:start w:val="1"/>
      <w:numFmt w:val="lowerLetter"/>
      <w:lvlText w:val="%8."/>
      <w:lvlJc w:val="left"/>
      <w:pPr>
        <w:ind w:left="5760" w:hanging="360"/>
      </w:pPr>
    </w:lvl>
    <w:lvl w:ilvl="8" w:tplc="22046A1A">
      <w:start w:val="1"/>
      <w:numFmt w:val="lowerRoman"/>
      <w:lvlText w:val="%9."/>
      <w:lvlJc w:val="right"/>
      <w:pPr>
        <w:ind w:left="6480" w:hanging="180"/>
      </w:pPr>
    </w:lvl>
  </w:abstractNum>
  <w:abstractNum w:abstractNumId="20" w15:restartNumberingAfterBreak="0">
    <w:nsid w:val="54F650A8"/>
    <w:multiLevelType w:val="hybridMultilevel"/>
    <w:tmpl w:val="FFFFFFFF"/>
    <w:lvl w:ilvl="0" w:tplc="D7E2966C">
      <w:start w:val="13"/>
      <w:numFmt w:val="decimal"/>
      <w:lvlText w:val="%1."/>
      <w:lvlJc w:val="left"/>
      <w:pPr>
        <w:ind w:left="720" w:hanging="360"/>
      </w:pPr>
      <w:rPr>
        <w:rFonts w:hint="default" w:ascii="Calibri" w:hAnsi="Calibri"/>
      </w:rPr>
    </w:lvl>
    <w:lvl w:ilvl="1" w:tplc="369ED8EA">
      <w:start w:val="1"/>
      <w:numFmt w:val="lowerLetter"/>
      <w:lvlText w:val="%2."/>
      <w:lvlJc w:val="left"/>
      <w:pPr>
        <w:ind w:left="1440" w:hanging="360"/>
      </w:pPr>
    </w:lvl>
    <w:lvl w:ilvl="2" w:tplc="21CAA700">
      <w:start w:val="1"/>
      <w:numFmt w:val="lowerRoman"/>
      <w:lvlText w:val="%3."/>
      <w:lvlJc w:val="right"/>
      <w:pPr>
        <w:ind w:left="2160" w:hanging="180"/>
      </w:pPr>
    </w:lvl>
    <w:lvl w:ilvl="3" w:tplc="2F588E4A">
      <w:start w:val="1"/>
      <w:numFmt w:val="decimal"/>
      <w:lvlText w:val="%4."/>
      <w:lvlJc w:val="left"/>
      <w:pPr>
        <w:ind w:left="2880" w:hanging="360"/>
      </w:pPr>
    </w:lvl>
    <w:lvl w:ilvl="4" w:tplc="295C2F6E">
      <w:start w:val="1"/>
      <w:numFmt w:val="lowerLetter"/>
      <w:lvlText w:val="%5."/>
      <w:lvlJc w:val="left"/>
      <w:pPr>
        <w:ind w:left="3600" w:hanging="360"/>
      </w:pPr>
    </w:lvl>
    <w:lvl w:ilvl="5" w:tplc="EE40AA64">
      <w:start w:val="1"/>
      <w:numFmt w:val="lowerRoman"/>
      <w:lvlText w:val="%6."/>
      <w:lvlJc w:val="right"/>
      <w:pPr>
        <w:ind w:left="4320" w:hanging="180"/>
      </w:pPr>
    </w:lvl>
    <w:lvl w:ilvl="6" w:tplc="3F0AE7F0">
      <w:start w:val="1"/>
      <w:numFmt w:val="decimal"/>
      <w:lvlText w:val="%7."/>
      <w:lvlJc w:val="left"/>
      <w:pPr>
        <w:ind w:left="5040" w:hanging="360"/>
      </w:pPr>
    </w:lvl>
    <w:lvl w:ilvl="7" w:tplc="7E002702">
      <w:start w:val="1"/>
      <w:numFmt w:val="lowerLetter"/>
      <w:lvlText w:val="%8."/>
      <w:lvlJc w:val="left"/>
      <w:pPr>
        <w:ind w:left="5760" w:hanging="360"/>
      </w:pPr>
    </w:lvl>
    <w:lvl w:ilvl="8" w:tplc="CDA6142E">
      <w:start w:val="1"/>
      <w:numFmt w:val="lowerRoman"/>
      <w:lvlText w:val="%9."/>
      <w:lvlJc w:val="right"/>
      <w:pPr>
        <w:ind w:left="6480" w:hanging="180"/>
      </w:pPr>
    </w:lvl>
  </w:abstractNum>
  <w:abstractNum w:abstractNumId="21" w15:restartNumberingAfterBreak="0">
    <w:nsid w:val="5DFC7E06"/>
    <w:multiLevelType w:val="hybridMultilevel"/>
    <w:tmpl w:val="FFFFFFFF"/>
    <w:lvl w:ilvl="0" w:tplc="E624980E">
      <w:start w:val="2"/>
      <w:numFmt w:val="decimal"/>
      <w:lvlText w:val="%1."/>
      <w:lvlJc w:val="left"/>
      <w:pPr>
        <w:ind w:left="720" w:hanging="360"/>
      </w:pPr>
      <w:rPr>
        <w:rFonts w:hint="default" w:ascii="Calibri" w:hAnsi="Calibri"/>
      </w:rPr>
    </w:lvl>
    <w:lvl w:ilvl="1" w:tplc="C3D8E258">
      <w:start w:val="1"/>
      <w:numFmt w:val="lowerLetter"/>
      <w:lvlText w:val="%2."/>
      <w:lvlJc w:val="left"/>
      <w:pPr>
        <w:ind w:left="1440" w:hanging="360"/>
      </w:pPr>
    </w:lvl>
    <w:lvl w:ilvl="2" w:tplc="0B2E30F6">
      <w:start w:val="1"/>
      <w:numFmt w:val="lowerRoman"/>
      <w:lvlText w:val="%3."/>
      <w:lvlJc w:val="right"/>
      <w:pPr>
        <w:ind w:left="2160" w:hanging="180"/>
      </w:pPr>
    </w:lvl>
    <w:lvl w:ilvl="3" w:tplc="982AF4AA">
      <w:start w:val="1"/>
      <w:numFmt w:val="decimal"/>
      <w:lvlText w:val="%4."/>
      <w:lvlJc w:val="left"/>
      <w:pPr>
        <w:ind w:left="2880" w:hanging="360"/>
      </w:pPr>
    </w:lvl>
    <w:lvl w:ilvl="4" w:tplc="C652E188">
      <w:start w:val="1"/>
      <w:numFmt w:val="lowerLetter"/>
      <w:lvlText w:val="%5."/>
      <w:lvlJc w:val="left"/>
      <w:pPr>
        <w:ind w:left="3600" w:hanging="360"/>
      </w:pPr>
    </w:lvl>
    <w:lvl w:ilvl="5" w:tplc="CDAE450E">
      <w:start w:val="1"/>
      <w:numFmt w:val="lowerRoman"/>
      <w:lvlText w:val="%6."/>
      <w:lvlJc w:val="right"/>
      <w:pPr>
        <w:ind w:left="4320" w:hanging="180"/>
      </w:pPr>
    </w:lvl>
    <w:lvl w:ilvl="6" w:tplc="B5540D6A">
      <w:start w:val="1"/>
      <w:numFmt w:val="decimal"/>
      <w:lvlText w:val="%7."/>
      <w:lvlJc w:val="left"/>
      <w:pPr>
        <w:ind w:left="5040" w:hanging="360"/>
      </w:pPr>
    </w:lvl>
    <w:lvl w:ilvl="7" w:tplc="1BB8B3E4">
      <w:start w:val="1"/>
      <w:numFmt w:val="lowerLetter"/>
      <w:lvlText w:val="%8."/>
      <w:lvlJc w:val="left"/>
      <w:pPr>
        <w:ind w:left="5760" w:hanging="360"/>
      </w:pPr>
    </w:lvl>
    <w:lvl w:ilvl="8" w:tplc="B9D47406">
      <w:start w:val="1"/>
      <w:numFmt w:val="lowerRoman"/>
      <w:lvlText w:val="%9."/>
      <w:lvlJc w:val="right"/>
      <w:pPr>
        <w:ind w:left="6480" w:hanging="180"/>
      </w:pPr>
    </w:lvl>
  </w:abstractNum>
  <w:abstractNum w:abstractNumId="22" w15:restartNumberingAfterBreak="0">
    <w:nsid w:val="62670FAD"/>
    <w:multiLevelType w:val="hybridMultilevel"/>
    <w:tmpl w:val="FFFFFFFF"/>
    <w:lvl w:ilvl="0" w:tplc="A7887F86">
      <w:start w:val="4"/>
      <w:numFmt w:val="decimal"/>
      <w:lvlText w:val="%1."/>
      <w:lvlJc w:val="left"/>
      <w:pPr>
        <w:ind w:left="720" w:hanging="360"/>
      </w:pPr>
      <w:rPr>
        <w:rFonts w:hint="default" w:ascii="Times New Roman,Arial,Calibri" w:hAnsi="Times New Roman,Arial,Calibri"/>
      </w:rPr>
    </w:lvl>
    <w:lvl w:ilvl="1" w:tplc="C11CD8E0">
      <w:start w:val="1"/>
      <w:numFmt w:val="lowerLetter"/>
      <w:lvlText w:val="%2."/>
      <w:lvlJc w:val="left"/>
      <w:pPr>
        <w:ind w:left="1440" w:hanging="360"/>
      </w:pPr>
    </w:lvl>
    <w:lvl w:ilvl="2" w:tplc="C6F63FEC">
      <w:start w:val="1"/>
      <w:numFmt w:val="lowerRoman"/>
      <w:lvlText w:val="%3."/>
      <w:lvlJc w:val="right"/>
      <w:pPr>
        <w:ind w:left="2160" w:hanging="180"/>
      </w:pPr>
    </w:lvl>
    <w:lvl w:ilvl="3" w:tplc="D68683CE">
      <w:start w:val="1"/>
      <w:numFmt w:val="decimal"/>
      <w:lvlText w:val="%4."/>
      <w:lvlJc w:val="left"/>
      <w:pPr>
        <w:ind w:left="2880" w:hanging="360"/>
      </w:pPr>
    </w:lvl>
    <w:lvl w:ilvl="4" w:tplc="0A468E82">
      <w:start w:val="1"/>
      <w:numFmt w:val="lowerLetter"/>
      <w:lvlText w:val="%5."/>
      <w:lvlJc w:val="left"/>
      <w:pPr>
        <w:ind w:left="3600" w:hanging="360"/>
      </w:pPr>
    </w:lvl>
    <w:lvl w:ilvl="5" w:tplc="8F4254E0">
      <w:start w:val="1"/>
      <w:numFmt w:val="lowerRoman"/>
      <w:lvlText w:val="%6."/>
      <w:lvlJc w:val="right"/>
      <w:pPr>
        <w:ind w:left="4320" w:hanging="180"/>
      </w:pPr>
    </w:lvl>
    <w:lvl w:ilvl="6" w:tplc="7282785E">
      <w:start w:val="1"/>
      <w:numFmt w:val="decimal"/>
      <w:lvlText w:val="%7."/>
      <w:lvlJc w:val="left"/>
      <w:pPr>
        <w:ind w:left="5040" w:hanging="360"/>
      </w:pPr>
    </w:lvl>
    <w:lvl w:ilvl="7" w:tplc="2CECA114">
      <w:start w:val="1"/>
      <w:numFmt w:val="lowerLetter"/>
      <w:lvlText w:val="%8."/>
      <w:lvlJc w:val="left"/>
      <w:pPr>
        <w:ind w:left="5760" w:hanging="360"/>
      </w:pPr>
    </w:lvl>
    <w:lvl w:ilvl="8" w:tplc="138680D6">
      <w:start w:val="1"/>
      <w:numFmt w:val="lowerRoman"/>
      <w:lvlText w:val="%9."/>
      <w:lvlJc w:val="right"/>
      <w:pPr>
        <w:ind w:left="6480" w:hanging="180"/>
      </w:pPr>
    </w:lvl>
  </w:abstractNum>
  <w:abstractNum w:abstractNumId="23" w15:restartNumberingAfterBreak="0">
    <w:nsid w:val="631393F9"/>
    <w:multiLevelType w:val="hybridMultilevel"/>
    <w:tmpl w:val="FFFFFFFF"/>
    <w:lvl w:ilvl="0" w:tplc="E5241C28">
      <w:start w:val="5"/>
      <w:numFmt w:val="decimal"/>
      <w:lvlText w:val="%1."/>
      <w:lvlJc w:val="left"/>
      <w:pPr>
        <w:ind w:left="720" w:hanging="360"/>
      </w:pPr>
      <w:rPr>
        <w:rFonts w:hint="default" w:ascii="Calibri" w:hAnsi="Calibri"/>
      </w:rPr>
    </w:lvl>
    <w:lvl w:ilvl="1" w:tplc="706AEE82">
      <w:start w:val="1"/>
      <w:numFmt w:val="lowerLetter"/>
      <w:lvlText w:val="%2."/>
      <w:lvlJc w:val="left"/>
      <w:pPr>
        <w:ind w:left="1440" w:hanging="360"/>
      </w:pPr>
    </w:lvl>
    <w:lvl w:ilvl="2" w:tplc="74066382">
      <w:start w:val="1"/>
      <w:numFmt w:val="lowerRoman"/>
      <w:lvlText w:val="%3."/>
      <w:lvlJc w:val="right"/>
      <w:pPr>
        <w:ind w:left="2160" w:hanging="180"/>
      </w:pPr>
    </w:lvl>
    <w:lvl w:ilvl="3" w:tplc="06462D38">
      <w:start w:val="1"/>
      <w:numFmt w:val="decimal"/>
      <w:lvlText w:val="%4."/>
      <w:lvlJc w:val="left"/>
      <w:pPr>
        <w:ind w:left="2880" w:hanging="360"/>
      </w:pPr>
    </w:lvl>
    <w:lvl w:ilvl="4" w:tplc="15522D06">
      <w:start w:val="1"/>
      <w:numFmt w:val="lowerLetter"/>
      <w:lvlText w:val="%5."/>
      <w:lvlJc w:val="left"/>
      <w:pPr>
        <w:ind w:left="3600" w:hanging="360"/>
      </w:pPr>
    </w:lvl>
    <w:lvl w:ilvl="5" w:tplc="B97C385E">
      <w:start w:val="1"/>
      <w:numFmt w:val="lowerRoman"/>
      <w:lvlText w:val="%6."/>
      <w:lvlJc w:val="right"/>
      <w:pPr>
        <w:ind w:left="4320" w:hanging="180"/>
      </w:pPr>
    </w:lvl>
    <w:lvl w:ilvl="6" w:tplc="D6CE266C">
      <w:start w:val="1"/>
      <w:numFmt w:val="decimal"/>
      <w:lvlText w:val="%7."/>
      <w:lvlJc w:val="left"/>
      <w:pPr>
        <w:ind w:left="5040" w:hanging="360"/>
      </w:pPr>
    </w:lvl>
    <w:lvl w:ilvl="7" w:tplc="722C7872">
      <w:start w:val="1"/>
      <w:numFmt w:val="lowerLetter"/>
      <w:lvlText w:val="%8."/>
      <w:lvlJc w:val="left"/>
      <w:pPr>
        <w:ind w:left="5760" w:hanging="360"/>
      </w:pPr>
    </w:lvl>
    <w:lvl w:ilvl="8" w:tplc="08B42324">
      <w:start w:val="1"/>
      <w:numFmt w:val="lowerRoman"/>
      <w:lvlText w:val="%9."/>
      <w:lvlJc w:val="right"/>
      <w:pPr>
        <w:ind w:left="6480" w:hanging="180"/>
      </w:pPr>
    </w:lvl>
  </w:abstractNum>
  <w:abstractNum w:abstractNumId="24" w15:restartNumberingAfterBreak="0">
    <w:nsid w:val="69EA2DA5"/>
    <w:multiLevelType w:val="hybridMultilevel"/>
    <w:tmpl w:val="FFFFFFFF"/>
    <w:lvl w:ilvl="0" w:tplc="D2BAB1AA">
      <w:start w:val="12"/>
      <w:numFmt w:val="decimal"/>
      <w:lvlText w:val="%1."/>
      <w:lvlJc w:val="left"/>
      <w:pPr>
        <w:ind w:left="720" w:hanging="360"/>
      </w:pPr>
      <w:rPr>
        <w:rFonts w:hint="default" w:ascii="Calibri" w:hAnsi="Calibri"/>
      </w:rPr>
    </w:lvl>
    <w:lvl w:ilvl="1" w:tplc="6524A7F0">
      <w:start w:val="1"/>
      <w:numFmt w:val="lowerLetter"/>
      <w:lvlText w:val="%2."/>
      <w:lvlJc w:val="left"/>
      <w:pPr>
        <w:ind w:left="1440" w:hanging="360"/>
      </w:pPr>
    </w:lvl>
    <w:lvl w:ilvl="2" w:tplc="1898D044">
      <w:start w:val="1"/>
      <w:numFmt w:val="lowerRoman"/>
      <w:lvlText w:val="%3."/>
      <w:lvlJc w:val="right"/>
      <w:pPr>
        <w:ind w:left="2160" w:hanging="180"/>
      </w:pPr>
    </w:lvl>
    <w:lvl w:ilvl="3" w:tplc="40C65AE0">
      <w:start w:val="1"/>
      <w:numFmt w:val="decimal"/>
      <w:lvlText w:val="%4."/>
      <w:lvlJc w:val="left"/>
      <w:pPr>
        <w:ind w:left="2880" w:hanging="360"/>
      </w:pPr>
    </w:lvl>
    <w:lvl w:ilvl="4" w:tplc="C512CBC0">
      <w:start w:val="1"/>
      <w:numFmt w:val="lowerLetter"/>
      <w:lvlText w:val="%5."/>
      <w:lvlJc w:val="left"/>
      <w:pPr>
        <w:ind w:left="3600" w:hanging="360"/>
      </w:pPr>
    </w:lvl>
    <w:lvl w:ilvl="5" w:tplc="13D8AD70">
      <w:start w:val="1"/>
      <w:numFmt w:val="lowerRoman"/>
      <w:lvlText w:val="%6."/>
      <w:lvlJc w:val="right"/>
      <w:pPr>
        <w:ind w:left="4320" w:hanging="180"/>
      </w:pPr>
    </w:lvl>
    <w:lvl w:ilvl="6" w:tplc="4EF46218">
      <w:start w:val="1"/>
      <w:numFmt w:val="decimal"/>
      <w:lvlText w:val="%7."/>
      <w:lvlJc w:val="left"/>
      <w:pPr>
        <w:ind w:left="5040" w:hanging="360"/>
      </w:pPr>
    </w:lvl>
    <w:lvl w:ilvl="7" w:tplc="BAFE19E2">
      <w:start w:val="1"/>
      <w:numFmt w:val="lowerLetter"/>
      <w:lvlText w:val="%8."/>
      <w:lvlJc w:val="left"/>
      <w:pPr>
        <w:ind w:left="5760" w:hanging="360"/>
      </w:pPr>
    </w:lvl>
    <w:lvl w:ilvl="8" w:tplc="4F363D1A">
      <w:start w:val="1"/>
      <w:numFmt w:val="lowerRoman"/>
      <w:lvlText w:val="%9."/>
      <w:lvlJc w:val="right"/>
      <w:pPr>
        <w:ind w:left="6480" w:hanging="180"/>
      </w:pPr>
    </w:lvl>
  </w:abstractNum>
  <w:abstractNum w:abstractNumId="25" w15:restartNumberingAfterBreak="0">
    <w:nsid w:val="6AD63A43"/>
    <w:multiLevelType w:val="hybridMultilevel"/>
    <w:tmpl w:val="FFFFFFFF"/>
    <w:lvl w:ilvl="0" w:tplc="5C82450E">
      <w:start w:val="1"/>
      <w:numFmt w:val="decimal"/>
      <w:lvlText w:val="%1."/>
      <w:lvlJc w:val="left"/>
      <w:pPr>
        <w:ind w:left="720" w:hanging="360"/>
      </w:pPr>
      <w:rPr>
        <w:rFonts w:hint="default" w:ascii="Times New Roman,Arial,Calibri" w:hAnsi="Times New Roman,Arial,Calibri"/>
      </w:rPr>
    </w:lvl>
    <w:lvl w:ilvl="1" w:tplc="9B5A4C44">
      <w:start w:val="1"/>
      <w:numFmt w:val="lowerLetter"/>
      <w:lvlText w:val="%2."/>
      <w:lvlJc w:val="left"/>
      <w:pPr>
        <w:ind w:left="1440" w:hanging="360"/>
      </w:pPr>
    </w:lvl>
    <w:lvl w:ilvl="2" w:tplc="27403066">
      <w:start w:val="1"/>
      <w:numFmt w:val="lowerRoman"/>
      <w:lvlText w:val="%3."/>
      <w:lvlJc w:val="right"/>
      <w:pPr>
        <w:ind w:left="2160" w:hanging="180"/>
      </w:pPr>
    </w:lvl>
    <w:lvl w:ilvl="3" w:tplc="2F204EE8">
      <w:start w:val="1"/>
      <w:numFmt w:val="decimal"/>
      <w:lvlText w:val="%4."/>
      <w:lvlJc w:val="left"/>
      <w:pPr>
        <w:ind w:left="2880" w:hanging="360"/>
      </w:pPr>
    </w:lvl>
    <w:lvl w:ilvl="4" w:tplc="91ECA2C0">
      <w:start w:val="1"/>
      <w:numFmt w:val="lowerLetter"/>
      <w:lvlText w:val="%5."/>
      <w:lvlJc w:val="left"/>
      <w:pPr>
        <w:ind w:left="3600" w:hanging="360"/>
      </w:pPr>
    </w:lvl>
    <w:lvl w:ilvl="5" w:tplc="121C2A82">
      <w:start w:val="1"/>
      <w:numFmt w:val="lowerRoman"/>
      <w:lvlText w:val="%6."/>
      <w:lvlJc w:val="right"/>
      <w:pPr>
        <w:ind w:left="4320" w:hanging="180"/>
      </w:pPr>
    </w:lvl>
    <w:lvl w:ilvl="6" w:tplc="0632103A">
      <w:start w:val="1"/>
      <w:numFmt w:val="decimal"/>
      <w:lvlText w:val="%7."/>
      <w:lvlJc w:val="left"/>
      <w:pPr>
        <w:ind w:left="5040" w:hanging="360"/>
      </w:pPr>
    </w:lvl>
    <w:lvl w:ilvl="7" w:tplc="E160C9A8">
      <w:start w:val="1"/>
      <w:numFmt w:val="lowerLetter"/>
      <w:lvlText w:val="%8."/>
      <w:lvlJc w:val="left"/>
      <w:pPr>
        <w:ind w:left="5760" w:hanging="360"/>
      </w:pPr>
    </w:lvl>
    <w:lvl w:ilvl="8" w:tplc="C9D6BF62">
      <w:start w:val="1"/>
      <w:numFmt w:val="lowerRoman"/>
      <w:lvlText w:val="%9."/>
      <w:lvlJc w:val="right"/>
      <w:pPr>
        <w:ind w:left="6480" w:hanging="180"/>
      </w:pPr>
    </w:lvl>
  </w:abstractNum>
  <w:abstractNum w:abstractNumId="26" w15:restartNumberingAfterBreak="0">
    <w:nsid w:val="6D180AEE"/>
    <w:multiLevelType w:val="hybridMultilevel"/>
    <w:tmpl w:val="07769C76"/>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009C6F5"/>
    <w:multiLevelType w:val="hybridMultilevel"/>
    <w:tmpl w:val="FFFFFFFF"/>
    <w:lvl w:ilvl="0" w:tplc="F2AEB8D6">
      <w:start w:val="1"/>
      <w:numFmt w:val="bullet"/>
      <w:lvlText w:val=""/>
      <w:lvlJc w:val="left"/>
      <w:pPr>
        <w:ind w:left="720" w:hanging="360"/>
      </w:pPr>
      <w:rPr>
        <w:rFonts w:hint="default" w:ascii="Symbol" w:hAnsi="Symbol"/>
      </w:rPr>
    </w:lvl>
    <w:lvl w:ilvl="1" w:tplc="A3B4D2BA">
      <w:start w:val="1"/>
      <w:numFmt w:val="bullet"/>
      <w:lvlText w:val="o"/>
      <w:lvlJc w:val="left"/>
      <w:pPr>
        <w:ind w:left="1440" w:hanging="360"/>
      </w:pPr>
      <w:rPr>
        <w:rFonts w:hint="default" w:ascii="Courier New" w:hAnsi="Courier New"/>
      </w:rPr>
    </w:lvl>
    <w:lvl w:ilvl="2" w:tplc="B27276E8">
      <w:start w:val="1"/>
      <w:numFmt w:val="bullet"/>
      <w:lvlText w:val=""/>
      <w:lvlJc w:val="left"/>
      <w:pPr>
        <w:ind w:left="2160" w:hanging="360"/>
      </w:pPr>
      <w:rPr>
        <w:rFonts w:hint="default" w:ascii="Wingdings" w:hAnsi="Wingdings"/>
      </w:rPr>
    </w:lvl>
    <w:lvl w:ilvl="3" w:tplc="145A4002">
      <w:start w:val="1"/>
      <w:numFmt w:val="bullet"/>
      <w:lvlText w:val=""/>
      <w:lvlJc w:val="left"/>
      <w:pPr>
        <w:ind w:left="2880" w:hanging="360"/>
      </w:pPr>
      <w:rPr>
        <w:rFonts w:hint="default" w:ascii="Symbol" w:hAnsi="Symbol"/>
      </w:rPr>
    </w:lvl>
    <w:lvl w:ilvl="4" w:tplc="0DB09BE2">
      <w:start w:val="1"/>
      <w:numFmt w:val="bullet"/>
      <w:lvlText w:val="o"/>
      <w:lvlJc w:val="left"/>
      <w:pPr>
        <w:ind w:left="3600" w:hanging="360"/>
      </w:pPr>
      <w:rPr>
        <w:rFonts w:hint="default" w:ascii="Courier New" w:hAnsi="Courier New"/>
      </w:rPr>
    </w:lvl>
    <w:lvl w:ilvl="5" w:tplc="A8043B46">
      <w:start w:val="1"/>
      <w:numFmt w:val="bullet"/>
      <w:lvlText w:val=""/>
      <w:lvlJc w:val="left"/>
      <w:pPr>
        <w:ind w:left="4320" w:hanging="360"/>
      </w:pPr>
      <w:rPr>
        <w:rFonts w:hint="default" w:ascii="Wingdings" w:hAnsi="Wingdings"/>
      </w:rPr>
    </w:lvl>
    <w:lvl w:ilvl="6" w:tplc="734CB28A">
      <w:start w:val="1"/>
      <w:numFmt w:val="bullet"/>
      <w:lvlText w:val=""/>
      <w:lvlJc w:val="left"/>
      <w:pPr>
        <w:ind w:left="5040" w:hanging="360"/>
      </w:pPr>
      <w:rPr>
        <w:rFonts w:hint="default" w:ascii="Symbol" w:hAnsi="Symbol"/>
      </w:rPr>
    </w:lvl>
    <w:lvl w:ilvl="7" w:tplc="FC1EC2B8">
      <w:start w:val="1"/>
      <w:numFmt w:val="bullet"/>
      <w:lvlText w:val="o"/>
      <w:lvlJc w:val="left"/>
      <w:pPr>
        <w:ind w:left="5760" w:hanging="360"/>
      </w:pPr>
      <w:rPr>
        <w:rFonts w:hint="default" w:ascii="Courier New" w:hAnsi="Courier New"/>
      </w:rPr>
    </w:lvl>
    <w:lvl w:ilvl="8" w:tplc="A84037C0">
      <w:start w:val="1"/>
      <w:numFmt w:val="bullet"/>
      <w:lvlText w:val=""/>
      <w:lvlJc w:val="left"/>
      <w:pPr>
        <w:ind w:left="6480" w:hanging="360"/>
      </w:pPr>
      <w:rPr>
        <w:rFonts w:hint="default" w:ascii="Wingdings" w:hAnsi="Wingdings"/>
      </w:rPr>
    </w:lvl>
  </w:abstractNum>
  <w:abstractNum w:abstractNumId="28" w15:restartNumberingAfterBreak="0">
    <w:nsid w:val="70F1C3F6"/>
    <w:multiLevelType w:val="hybridMultilevel"/>
    <w:tmpl w:val="FFFFFFFF"/>
    <w:lvl w:ilvl="0" w:tplc="33C67F1C">
      <w:start w:val="14"/>
      <w:numFmt w:val="decimal"/>
      <w:lvlText w:val="%1."/>
      <w:lvlJc w:val="left"/>
      <w:pPr>
        <w:ind w:left="720" w:hanging="360"/>
      </w:pPr>
      <w:rPr>
        <w:rFonts w:hint="default" w:ascii="Calibri" w:hAnsi="Calibri"/>
      </w:rPr>
    </w:lvl>
    <w:lvl w:ilvl="1" w:tplc="DF02E138">
      <w:start w:val="1"/>
      <w:numFmt w:val="lowerLetter"/>
      <w:lvlText w:val="%2."/>
      <w:lvlJc w:val="left"/>
      <w:pPr>
        <w:ind w:left="1440" w:hanging="360"/>
      </w:pPr>
    </w:lvl>
    <w:lvl w:ilvl="2" w:tplc="D15AF084">
      <w:start w:val="1"/>
      <w:numFmt w:val="lowerRoman"/>
      <w:lvlText w:val="%3."/>
      <w:lvlJc w:val="right"/>
      <w:pPr>
        <w:ind w:left="2160" w:hanging="180"/>
      </w:pPr>
    </w:lvl>
    <w:lvl w:ilvl="3" w:tplc="96E080A4">
      <w:start w:val="1"/>
      <w:numFmt w:val="decimal"/>
      <w:lvlText w:val="%4."/>
      <w:lvlJc w:val="left"/>
      <w:pPr>
        <w:ind w:left="2880" w:hanging="360"/>
      </w:pPr>
    </w:lvl>
    <w:lvl w:ilvl="4" w:tplc="818C78DC">
      <w:start w:val="1"/>
      <w:numFmt w:val="lowerLetter"/>
      <w:lvlText w:val="%5."/>
      <w:lvlJc w:val="left"/>
      <w:pPr>
        <w:ind w:left="3600" w:hanging="360"/>
      </w:pPr>
    </w:lvl>
    <w:lvl w:ilvl="5" w:tplc="25324618">
      <w:start w:val="1"/>
      <w:numFmt w:val="lowerRoman"/>
      <w:lvlText w:val="%6."/>
      <w:lvlJc w:val="right"/>
      <w:pPr>
        <w:ind w:left="4320" w:hanging="180"/>
      </w:pPr>
    </w:lvl>
    <w:lvl w:ilvl="6" w:tplc="96E8E7EA">
      <w:start w:val="1"/>
      <w:numFmt w:val="decimal"/>
      <w:lvlText w:val="%7."/>
      <w:lvlJc w:val="left"/>
      <w:pPr>
        <w:ind w:left="5040" w:hanging="360"/>
      </w:pPr>
    </w:lvl>
    <w:lvl w:ilvl="7" w:tplc="BA6A1CB8">
      <w:start w:val="1"/>
      <w:numFmt w:val="lowerLetter"/>
      <w:lvlText w:val="%8."/>
      <w:lvlJc w:val="left"/>
      <w:pPr>
        <w:ind w:left="5760" w:hanging="360"/>
      </w:pPr>
    </w:lvl>
    <w:lvl w:ilvl="8" w:tplc="19D0BB62">
      <w:start w:val="1"/>
      <w:numFmt w:val="lowerRoman"/>
      <w:lvlText w:val="%9."/>
      <w:lvlJc w:val="right"/>
      <w:pPr>
        <w:ind w:left="6480" w:hanging="180"/>
      </w:pPr>
    </w:lvl>
  </w:abstractNum>
  <w:abstractNum w:abstractNumId="29" w15:restartNumberingAfterBreak="0">
    <w:nsid w:val="7414E824"/>
    <w:multiLevelType w:val="hybridMultilevel"/>
    <w:tmpl w:val="FFFFFFFF"/>
    <w:lvl w:ilvl="0" w:tplc="5F7EDECA">
      <w:start w:val="7"/>
      <w:numFmt w:val="decimal"/>
      <w:lvlText w:val="%1."/>
      <w:lvlJc w:val="left"/>
      <w:pPr>
        <w:ind w:left="720" w:hanging="360"/>
      </w:pPr>
      <w:rPr>
        <w:rFonts w:hint="default" w:ascii="Times New Roman,Arial,Calibri" w:hAnsi="Times New Roman,Arial,Calibri"/>
      </w:rPr>
    </w:lvl>
    <w:lvl w:ilvl="1" w:tplc="8AF4385E">
      <w:start w:val="1"/>
      <w:numFmt w:val="lowerLetter"/>
      <w:lvlText w:val="%2."/>
      <w:lvlJc w:val="left"/>
      <w:pPr>
        <w:ind w:left="1440" w:hanging="360"/>
      </w:pPr>
    </w:lvl>
    <w:lvl w:ilvl="2" w:tplc="E8268F1E">
      <w:start w:val="1"/>
      <w:numFmt w:val="lowerRoman"/>
      <w:lvlText w:val="%3."/>
      <w:lvlJc w:val="right"/>
      <w:pPr>
        <w:ind w:left="2160" w:hanging="180"/>
      </w:pPr>
    </w:lvl>
    <w:lvl w:ilvl="3" w:tplc="F27640C0">
      <w:start w:val="1"/>
      <w:numFmt w:val="decimal"/>
      <w:lvlText w:val="%4."/>
      <w:lvlJc w:val="left"/>
      <w:pPr>
        <w:ind w:left="2880" w:hanging="360"/>
      </w:pPr>
    </w:lvl>
    <w:lvl w:ilvl="4" w:tplc="5614C03C">
      <w:start w:val="1"/>
      <w:numFmt w:val="lowerLetter"/>
      <w:lvlText w:val="%5."/>
      <w:lvlJc w:val="left"/>
      <w:pPr>
        <w:ind w:left="3600" w:hanging="360"/>
      </w:pPr>
    </w:lvl>
    <w:lvl w:ilvl="5" w:tplc="514AE5A2">
      <w:start w:val="1"/>
      <w:numFmt w:val="lowerRoman"/>
      <w:lvlText w:val="%6."/>
      <w:lvlJc w:val="right"/>
      <w:pPr>
        <w:ind w:left="4320" w:hanging="180"/>
      </w:pPr>
    </w:lvl>
    <w:lvl w:ilvl="6" w:tplc="143495AE">
      <w:start w:val="1"/>
      <w:numFmt w:val="decimal"/>
      <w:lvlText w:val="%7."/>
      <w:lvlJc w:val="left"/>
      <w:pPr>
        <w:ind w:left="5040" w:hanging="360"/>
      </w:pPr>
    </w:lvl>
    <w:lvl w:ilvl="7" w:tplc="B4D27A80">
      <w:start w:val="1"/>
      <w:numFmt w:val="lowerLetter"/>
      <w:lvlText w:val="%8."/>
      <w:lvlJc w:val="left"/>
      <w:pPr>
        <w:ind w:left="5760" w:hanging="360"/>
      </w:pPr>
    </w:lvl>
    <w:lvl w:ilvl="8" w:tplc="E2FA26E4">
      <w:start w:val="1"/>
      <w:numFmt w:val="lowerRoman"/>
      <w:lvlText w:val="%9."/>
      <w:lvlJc w:val="right"/>
      <w:pPr>
        <w:ind w:left="6480" w:hanging="180"/>
      </w:pPr>
    </w:lvl>
  </w:abstractNum>
  <w:abstractNum w:abstractNumId="30" w15:restartNumberingAfterBreak="0">
    <w:nsid w:val="7BF1CE6F"/>
    <w:multiLevelType w:val="hybridMultilevel"/>
    <w:tmpl w:val="FFFFFFFF"/>
    <w:lvl w:ilvl="0" w:tplc="ECC6F6E2">
      <w:start w:val="5"/>
      <w:numFmt w:val="decimal"/>
      <w:lvlText w:val="%1."/>
      <w:lvlJc w:val="left"/>
      <w:pPr>
        <w:ind w:left="720" w:hanging="360"/>
      </w:pPr>
      <w:rPr>
        <w:rFonts w:hint="default" w:ascii="Times New Roman,Arial,Calibri" w:hAnsi="Times New Roman,Arial,Calibri"/>
      </w:rPr>
    </w:lvl>
    <w:lvl w:ilvl="1" w:tplc="F294AC44">
      <w:start w:val="1"/>
      <w:numFmt w:val="lowerLetter"/>
      <w:lvlText w:val="%2."/>
      <w:lvlJc w:val="left"/>
      <w:pPr>
        <w:ind w:left="1440" w:hanging="360"/>
      </w:pPr>
    </w:lvl>
    <w:lvl w:ilvl="2" w:tplc="1752FFBC">
      <w:start w:val="1"/>
      <w:numFmt w:val="lowerRoman"/>
      <w:lvlText w:val="%3."/>
      <w:lvlJc w:val="right"/>
      <w:pPr>
        <w:ind w:left="2160" w:hanging="180"/>
      </w:pPr>
    </w:lvl>
    <w:lvl w:ilvl="3" w:tplc="704C8640">
      <w:start w:val="1"/>
      <w:numFmt w:val="decimal"/>
      <w:lvlText w:val="%4."/>
      <w:lvlJc w:val="left"/>
      <w:pPr>
        <w:ind w:left="2880" w:hanging="360"/>
      </w:pPr>
    </w:lvl>
    <w:lvl w:ilvl="4" w:tplc="C4CA0D50">
      <w:start w:val="1"/>
      <w:numFmt w:val="lowerLetter"/>
      <w:lvlText w:val="%5."/>
      <w:lvlJc w:val="left"/>
      <w:pPr>
        <w:ind w:left="3600" w:hanging="360"/>
      </w:pPr>
    </w:lvl>
    <w:lvl w:ilvl="5" w:tplc="2752EA6E">
      <w:start w:val="1"/>
      <w:numFmt w:val="lowerRoman"/>
      <w:lvlText w:val="%6."/>
      <w:lvlJc w:val="right"/>
      <w:pPr>
        <w:ind w:left="4320" w:hanging="180"/>
      </w:pPr>
    </w:lvl>
    <w:lvl w:ilvl="6" w:tplc="197AAB52">
      <w:start w:val="1"/>
      <w:numFmt w:val="decimal"/>
      <w:lvlText w:val="%7."/>
      <w:lvlJc w:val="left"/>
      <w:pPr>
        <w:ind w:left="5040" w:hanging="360"/>
      </w:pPr>
    </w:lvl>
    <w:lvl w:ilvl="7" w:tplc="EFDE9848">
      <w:start w:val="1"/>
      <w:numFmt w:val="lowerLetter"/>
      <w:lvlText w:val="%8."/>
      <w:lvlJc w:val="left"/>
      <w:pPr>
        <w:ind w:left="5760" w:hanging="360"/>
      </w:pPr>
    </w:lvl>
    <w:lvl w:ilvl="8" w:tplc="67CC96D0">
      <w:start w:val="1"/>
      <w:numFmt w:val="lowerRoman"/>
      <w:lvlText w:val="%9."/>
      <w:lvlJc w:val="right"/>
      <w:pPr>
        <w:ind w:left="6480" w:hanging="180"/>
      </w:pPr>
    </w:lvl>
  </w:abstractNum>
  <w:abstractNum w:abstractNumId="31" w15:restartNumberingAfterBreak="0">
    <w:nsid w:val="7C38ACAE"/>
    <w:multiLevelType w:val="hybridMultilevel"/>
    <w:tmpl w:val="FFFFFFFF"/>
    <w:lvl w:ilvl="0" w:tplc="C820F9F4">
      <w:start w:val="14"/>
      <w:numFmt w:val="decimal"/>
      <w:lvlText w:val="%1."/>
      <w:lvlJc w:val="left"/>
      <w:pPr>
        <w:ind w:left="720" w:hanging="360"/>
      </w:pPr>
      <w:rPr>
        <w:rFonts w:hint="default" w:ascii="Times New Roman,Arial,Calibri" w:hAnsi="Times New Roman,Arial,Calibri"/>
      </w:rPr>
    </w:lvl>
    <w:lvl w:ilvl="1" w:tplc="AC4EAC10">
      <w:start w:val="1"/>
      <w:numFmt w:val="lowerLetter"/>
      <w:lvlText w:val="%2."/>
      <w:lvlJc w:val="left"/>
      <w:pPr>
        <w:ind w:left="1440" w:hanging="360"/>
      </w:pPr>
    </w:lvl>
    <w:lvl w:ilvl="2" w:tplc="69B826EC">
      <w:start w:val="1"/>
      <w:numFmt w:val="lowerRoman"/>
      <w:lvlText w:val="%3."/>
      <w:lvlJc w:val="right"/>
      <w:pPr>
        <w:ind w:left="2160" w:hanging="180"/>
      </w:pPr>
    </w:lvl>
    <w:lvl w:ilvl="3" w:tplc="9FE80C9A">
      <w:start w:val="1"/>
      <w:numFmt w:val="decimal"/>
      <w:lvlText w:val="%4."/>
      <w:lvlJc w:val="left"/>
      <w:pPr>
        <w:ind w:left="2880" w:hanging="360"/>
      </w:pPr>
    </w:lvl>
    <w:lvl w:ilvl="4" w:tplc="ECD8D144">
      <w:start w:val="1"/>
      <w:numFmt w:val="lowerLetter"/>
      <w:lvlText w:val="%5."/>
      <w:lvlJc w:val="left"/>
      <w:pPr>
        <w:ind w:left="3600" w:hanging="360"/>
      </w:pPr>
    </w:lvl>
    <w:lvl w:ilvl="5" w:tplc="D052824A">
      <w:start w:val="1"/>
      <w:numFmt w:val="lowerRoman"/>
      <w:lvlText w:val="%6."/>
      <w:lvlJc w:val="right"/>
      <w:pPr>
        <w:ind w:left="4320" w:hanging="180"/>
      </w:pPr>
    </w:lvl>
    <w:lvl w:ilvl="6" w:tplc="B702437E">
      <w:start w:val="1"/>
      <w:numFmt w:val="decimal"/>
      <w:lvlText w:val="%7."/>
      <w:lvlJc w:val="left"/>
      <w:pPr>
        <w:ind w:left="5040" w:hanging="360"/>
      </w:pPr>
    </w:lvl>
    <w:lvl w:ilvl="7" w:tplc="9D181132">
      <w:start w:val="1"/>
      <w:numFmt w:val="lowerLetter"/>
      <w:lvlText w:val="%8."/>
      <w:lvlJc w:val="left"/>
      <w:pPr>
        <w:ind w:left="5760" w:hanging="360"/>
      </w:pPr>
    </w:lvl>
    <w:lvl w:ilvl="8" w:tplc="FADEE284">
      <w:start w:val="1"/>
      <w:numFmt w:val="lowerRoman"/>
      <w:lvlText w:val="%9."/>
      <w:lvlJc w:val="right"/>
      <w:pPr>
        <w:ind w:left="6480" w:hanging="180"/>
      </w:pPr>
    </w:lvl>
  </w:abstractNum>
  <w:abstractNum w:abstractNumId="32" w15:restartNumberingAfterBreak="0">
    <w:nsid w:val="7D7D9BE0"/>
    <w:multiLevelType w:val="hybridMultilevel"/>
    <w:tmpl w:val="FFFFFFFF"/>
    <w:lvl w:ilvl="0" w:tplc="AAE48F2A">
      <w:start w:val="2"/>
      <w:numFmt w:val="decimal"/>
      <w:lvlText w:val="%1."/>
      <w:lvlJc w:val="left"/>
      <w:pPr>
        <w:ind w:left="720" w:hanging="360"/>
      </w:pPr>
      <w:rPr>
        <w:rFonts w:hint="default" w:ascii="Times New Roman,Arial,Calibri" w:hAnsi="Times New Roman,Arial,Calibri"/>
      </w:rPr>
    </w:lvl>
    <w:lvl w:ilvl="1" w:tplc="B5C24910">
      <w:start w:val="1"/>
      <w:numFmt w:val="lowerLetter"/>
      <w:lvlText w:val="%2."/>
      <w:lvlJc w:val="left"/>
      <w:pPr>
        <w:ind w:left="1440" w:hanging="360"/>
      </w:pPr>
    </w:lvl>
    <w:lvl w:ilvl="2" w:tplc="511612DC">
      <w:start w:val="1"/>
      <w:numFmt w:val="lowerRoman"/>
      <w:lvlText w:val="%3."/>
      <w:lvlJc w:val="right"/>
      <w:pPr>
        <w:ind w:left="2160" w:hanging="180"/>
      </w:pPr>
    </w:lvl>
    <w:lvl w:ilvl="3" w:tplc="F702C158">
      <w:start w:val="1"/>
      <w:numFmt w:val="decimal"/>
      <w:lvlText w:val="%4."/>
      <w:lvlJc w:val="left"/>
      <w:pPr>
        <w:ind w:left="2880" w:hanging="360"/>
      </w:pPr>
    </w:lvl>
    <w:lvl w:ilvl="4" w:tplc="CA6AEBF8">
      <w:start w:val="1"/>
      <w:numFmt w:val="lowerLetter"/>
      <w:lvlText w:val="%5."/>
      <w:lvlJc w:val="left"/>
      <w:pPr>
        <w:ind w:left="3600" w:hanging="360"/>
      </w:pPr>
    </w:lvl>
    <w:lvl w:ilvl="5" w:tplc="20E441FE">
      <w:start w:val="1"/>
      <w:numFmt w:val="lowerRoman"/>
      <w:lvlText w:val="%6."/>
      <w:lvlJc w:val="right"/>
      <w:pPr>
        <w:ind w:left="4320" w:hanging="180"/>
      </w:pPr>
    </w:lvl>
    <w:lvl w:ilvl="6" w:tplc="FC8ACCE2">
      <w:start w:val="1"/>
      <w:numFmt w:val="decimal"/>
      <w:lvlText w:val="%7."/>
      <w:lvlJc w:val="left"/>
      <w:pPr>
        <w:ind w:left="5040" w:hanging="360"/>
      </w:pPr>
    </w:lvl>
    <w:lvl w:ilvl="7" w:tplc="7AD2686C">
      <w:start w:val="1"/>
      <w:numFmt w:val="lowerLetter"/>
      <w:lvlText w:val="%8."/>
      <w:lvlJc w:val="left"/>
      <w:pPr>
        <w:ind w:left="5760" w:hanging="360"/>
      </w:pPr>
    </w:lvl>
    <w:lvl w:ilvl="8" w:tplc="6A0A85E0">
      <w:start w:val="1"/>
      <w:numFmt w:val="lowerRoman"/>
      <w:lvlText w:val="%9."/>
      <w:lvlJc w:val="right"/>
      <w:pPr>
        <w:ind w:left="6480" w:hanging="180"/>
      </w:pPr>
    </w:lvl>
  </w:abstractNum>
  <w:num w:numId="1" w16cid:durableId="885458500">
    <w:abstractNumId w:val="5"/>
  </w:num>
  <w:num w:numId="2" w16cid:durableId="359168776">
    <w:abstractNumId w:val="28"/>
  </w:num>
  <w:num w:numId="3" w16cid:durableId="287051451">
    <w:abstractNumId w:val="20"/>
  </w:num>
  <w:num w:numId="4" w16cid:durableId="1677221307">
    <w:abstractNumId w:val="24"/>
  </w:num>
  <w:num w:numId="5" w16cid:durableId="1949000028">
    <w:abstractNumId w:val="4"/>
  </w:num>
  <w:num w:numId="6" w16cid:durableId="642123014">
    <w:abstractNumId w:val="8"/>
  </w:num>
  <w:num w:numId="7" w16cid:durableId="1235318613">
    <w:abstractNumId w:val="2"/>
  </w:num>
  <w:num w:numId="8" w16cid:durableId="1189299546">
    <w:abstractNumId w:val="15"/>
  </w:num>
  <w:num w:numId="9" w16cid:durableId="1422992185">
    <w:abstractNumId w:val="17"/>
  </w:num>
  <w:num w:numId="10" w16cid:durableId="904998210">
    <w:abstractNumId w:val="7"/>
  </w:num>
  <w:num w:numId="11" w16cid:durableId="1754663435">
    <w:abstractNumId w:val="23"/>
  </w:num>
  <w:num w:numId="12" w16cid:durableId="188615248">
    <w:abstractNumId w:val="13"/>
  </w:num>
  <w:num w:numId="13" w16cid:durableId="1357269418">
    <w:abstractNumId w:val="16"/>
  </w:num>
  <w:num w:numId="14" w16cid:durableId="58674098">
    <w:abstractNumId w:val="21"/>
  </w:num>
  <w:num w:numId="15" w16cid:durableId="4719368">
    <w:abstractNumId w:val="1"/>
  </w:num>
  <w:num w:numId="16" w16cid:durableId="1822503076">
    <w:abstractNumId w:val="27"/>
  </w:num>
  <w:num w:numId="17" w16cid:durableId="288125669">
    <w:abstractNumId w:val="10"/>
  </w:num>
  <w:num w:numId="18" w16cid:durableId="119568223">
    <w:abstractNumId w:val="31"/>
  </w:num>
  <w:num w:numId="19" w16cid:durableId="1147016055">
    <w:abstractNumId w:val="3"/>
  </w:num>
  <w:num w:numId="20" w16cid:durableId="971206719">
    <w:abstractNumId w:val="14"/>
  </w:num>
  <w:num w:numId="21" w16cid:durableId="2108234550">
    <w:abstractNumId w:val="12"/>
  </w:num>
  <w:num w:numId="22" w16cid:durableId="886113655">
    <w:abstractNumId w:val="19"/>
  </w:num>
  <w:num w:numId="23" w16cid:durableId="1177962613">
    <w:abstractNumId w:val="11"/>
  </w:num>
  <w:num w:numId="24" w16cid:durableId="609625457">
    <w:abstractNumId w:val="6"/>
  </w:num>
  <w:num w:numId="25" w16cid:durableId="78062779">
    <w:abstractNumId w:val="29"/>
  </w:num>
  <w:num w:numId="26" w16cid:durableId="169688760">
    <w:abstractNumId w:val="0"/>
  </w:num>
  <w:num w:numId="27" w16cid:durableId="136385701">
    <w:abstractNumId w:val="30"/>
  </w:num>
  <w:num w:numId="28" w16cid:durableId="776826025">
    <w:abstractNumId w:val="22"/>
  </w:num>
  <w:num w:numId="29" w16cid:durableId="1164200332">
    <w:abstractNumId w:val="9"/>
  </w:num>
  <w:num w:numId="30" w16cid:durableId="365176729">
    <w:abstractNumId w:val="32"/>
  </w:num>
  <w:num w:numId="31" w16cid:durableId="1909731199">
    <w:abstractNumId w:val="25"/>
  </w:num>
  <w:num w:numId="32" w16cid:durableId="364671781">
    <w:abstractNumId w:val="18"/>
  </w:num>
  <w:num w:numId="33" w16cid:durableId="10141326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57B"/>
    <w:rsid w:val="00003B4E"/>
    <w:rsid w:val="000057D9"/>
    <w:rsid w:val="00025B09"/>
    <w:rsid w:val="000538E2"/>
    <w:rsid w:val="00057F91"/>
    <w:rsid w:val="0007494B"/>
    <w:rsid w:val="000864E5"/>
    <w:rsid w:val="00095523"/>
    <w:rsid w:val="000A26F9"/>
    <w:rsid w:val="000E454C"/>
    <w:rsid w:val="000F5FAB"/>
    <w:rsid w:val="000F7839"/>
    <w:rsid w:val="0010534D"/>
    <w:rsid w:val="00121A5C"/>
    <w:rsid w:val="00135523"/>
    <w:rsid w:val="00137388"/>
    <w:rsid w:val="00137802"/>
    <w:rsid w:val="00137C30"/>
    <w:rsid w:val="001668FA"/>
    <w:rsid w:val="001821E9"/>
    <w:rsid w:val="0019531A"/>
    <w:rsid w:val="0019769A"/>
    <w:rsid w:val="001A1B2D"/>
    <w:rsid w:val="001A39B1"/>
    <w:rsid w:val="001A6D95"/>
    <w:rsid w:val="001B744F"/>
    <w:rsid w:val="001B79E8"/>
    <w:rsid w:val="001D3191"/>
    <w:rsid w:val="001E542C"/>
    <w:rsid w:val="0020757B"/>
    <w:rsid w:val="002155CD"/>
    <w:rsid w:val="0022164D"/>
    <w:rsid w:val="00236F2C"/>
    <w:rsid w:val="00236FEA"/>
    <w:rsid w:val="00250938"/>
    <w:rsid w:val="00252EF5"/>
    <w:rsid w:val="00261931"/>
    <w:rsid w:val="002621F2"/>
    <w:rsid w:val="002660B5"/>
    <w:rsid w:val="0027753B"/>
    <w:rsid w:val="002815C3"/>
    <w:rsid w:val="00281D13"/>
    <w:rsid w:val="00282517"/>
    <w:rsid w:val="0028352C"/>
    <w:rsid w:val="00286D75"/>
    <w:rsid w:val="002946DE"/>
    <w:rsid w:val="002B151E"/>
    <w:rsid w:val="002C30D4"/>
    <w:rsid w:val="002E51EC"/>
    <w:rsid w:val="00303273"/>
    <w:rsid w:val="00306E50"/>
    <w:rsid w:val="003115E5"/>
    <w:rsid w:val="003426A2"/>
    <w:rsid w:val="00377092"/>
    <w:rsid w:val="0038537F"/>
    <w:rsid w:val="003C23EC"/>
    <w:rsid w:val="003D1D41"/>
    <w:rsid w:val="00433FDB"/>
    <w:rsid w:val="004378DB"/>
    <w:rsid w:val="00437CA1"/>
    <w:rsid w:val="004474B6"/>
    <w:rsid w:val="00447A11"/>
    <w:rsid w:val="0046408D"/>
    <w:rsid w:val="0048008E"/>
    <w:rsid w:val="00480442"/>
    <w:rsid w:val="004A1E68"/>
    <w:rsid w:val="004C3D69"/>
    <w:rsid w:val="004C5F08"/>
    <w:rsid w:val="004E5410"/>
    <w:rsid w:val="004F202D"/>
    <w:rsid w:val="00534F61"/>
    <w:rsid w:val="005354B4"/>
    <w:rsid w:val="005626D4"/>
    <w:rsid w:val="00562A42"/>
    <w:rsid w:val="00566EA7"/>
    <w:rsid w:val="00576801"/>
    <w:rsid w:val="0059311B"/>
    <w:rsid w:val="005A2491"/>
    <w:rsid w:val="005C1D26"/>
    <w:rsid w:val="005D42A6"/>
    <w:rsid w:val="005D527B"/>
    <w:rsid w:val="0060132D"/>
    <w:rsid w:val="0061013D"/>
    <w:rsid w:val="00612397"/>
    <w:rsid w:val="00665728"/>
    <w:rsid w:val="006664ED"/>
    <w:rsid w:val="006687E0"/>
    <w:rsid w:val="0067187D"/>
    <w:rsid w:val="00676BC3"/>
    <w:rsid w:val="00680E5E"/>
    <w:rsid w:val="006825D5"/>
    <w:rsid w:val="00693B1F"/>
    <w:rsid w:val="006A10DD"/>
    <w:rsid w:val="006B6AC0"/>
    <w:rsid w:val="006D037B"/>
    <w:rsid w:val="006F2202"/>
    <w:rsid w:val="006F3B60"/>
    <w:rsid w:val="00702AB5"/>
    <w:rsid w:val="00710728"/>
    <w:rsid w:val="00714DB8"/>
    <w:rsid w:val="007256F2"/>
    <w:rsid w:val="00730C23"/>
    <w:rsid w:val="0073295C"/>
    <w:rsid w:val="0073398D"/>
    <w:rsid w:val="00734079"/>
    <w:rsid w:val="00755914"/>
    <w:rsid w:val="00755E77"/>
    <w:rsid w:val="0075766D"/>
    <w:rsid w:val="007630E4"/>
    <w:rsid w:val="0076719E"/>
    <w:rsid w:val="00767D91"/>
    <w:rsid w:val="00775F9E"/>
    <w:rsid w:val="007B1104"/>
    <w:rsid w:val="007B1D30"/>
    <w:rsid w:val="007B55F2"/>
    <w:rsid w:val="007C6098"/>
    <w:rsid w:val="007C707D"/>
    <w:rsid w:val="007E02DB"/>
    <w:rsid w:val="007F0C0D"/>
    <w:rsid w:val="007F3381"/>
    <w:rsid w:val="007F55A3"/>
    <w:rsid w:val="00804A01"/>
    <w:rsid w:val="00812ECC"/>
    <w:rsid w:val="00814AE9"/>
    <w:rsid w:val="00833045"/>
    <w:rsid w:val="00837CFC"/>
    <w:rsid w:val="008600A5"/>
    <w:rsid w:val="008641E2"/>
    <w:rsid w:val="00870104"/>
    <w:rsid w:val="008B7D24"/>
    <w:rsid w:val="008C116F"/>
    <w:rsid w:val="008D0A2F"/>
    <w:rsid w:val="009602F7"/>
    <w:rsid w:val="009631C6"/>
    <w:rsid w:val="009756F2"/>
    <w:rsid w:val="00986737"/>
    <w:rsid w:val="009A1582"/>
    <w:rsid w:val="009B2A4D"/>
    <w:rsid w:val="009C7AE6"/>
    <w:rsid w:val="009D3FA2"/>
    <w:rsid w:val="009F41B9"/>
    <w:rsid w:val="00A030BA"/>
    <w:rsid w:val="00A2437F"/>
    <w:rsid w:val="00A610E9"/>
    <w:rsid w:val="00A71C7B"/>
    <w:rsid w:val="00A80EC4"/>
    <w:rsid w:val="00A94C60"/>
    <w:rsid w:val="00AB0717"/>
    <w:rsid w:val="00AB146C"/>
    <w:rsid w:val="00AB3518"/>
    <w:rsid w:val="00AB6970"/>
    <w:rsid w:val="00AD3944"/>
    <w:rsid w:val="00AD5F58"/>
    <w:rsid w:val="00B03726"/>
    <w:rsid w:val="00B10B51"/>
    <w:rsid w:val="00B1333D"/>
    <w:rsid w:val="00B47C80"/>
    <w:rsid w:val="00B5159F"/>
    <w:rsid w:val="00B62B6A"/>
    <w:rsid w:val="00B72822"/>
    <w:rsid w:val="00B97FB0"/>
    <w:rsid w:val="00BA2D73"/>
    <w:rsid w:val="00BB7FFC"/>
    <w:rsid w:val="00BC1889"/>
    <w:rsid w:val="00BD276F"/>
    <w:rsid w:val="00BD64AC"/>
    <w:rsid w:val="00BF480F"/>
    <w:rsid w:val="00C157CF"/>
    <w:rsid w:val="00C165A9"/>
    <w:rsid w:val="00C2609A"/>
    <w:rsid w:val="00C278A7"/>
    <w:rsid w:val="00C52749"/>
    <w:rsid w:val="00C54208"/>
    <w:rsid w:val="00CC2060"/>
    <w:rsid w:val="00CF216B"/>
    <w:rsid w:val="00CF4579"/>
    <w:rsid w:val="00D07DF0"/>
    <w:rsid w:val="00D12503"/>
    <w:rsid w:val="00D13968"/>
    <w:rsid w:val="00D31364"/>
    <w:rsid w:val="00D46429"/>
    <w:rsid w:val="00D464EE"/>
    <w:rsid w:val="00D51108"/>
    <w:rsid w:val="00D54540"/>
    <w:rsid w:val="00D93A5E"/>
    <w:rsid w:val="00D97EA5"/>
    <w:rsid w:val="00DA55DC"/>
    <w:rsid w:val="00DC34E2"/>
    <w:rsid w:val="00DE1ABE"/>
    <w:rsid w:val="00DE7448"/>
    <w:rsid w:val="00DF5AB6"/>
    <w:rsid w:val="00E076F3"/>
    <w:rsid w:val="00E07D6A"/>
    <w:rsid w:val="00E20152"/>
    <w:rsid w:val="00E35B3D"/>
    <w:rsid w:val="00E456DA"/>
    <w:rsid w:val="00E54482"/>
    <w:rsid w:val="00E9059A"/>
    <w:rsid w:val="00E91EB2"/>
    <w:rsid w:val="00E9280A"/>
    <w:rsid w:val="00EB2891"/>
    <w:rsid w:val="00EB4CF8"/>
    <w:rsid w:val="00EB7794"/>
    <w:rsid w:val="00ED1743"/>
    <w:rsid w:val="00EF0736"/>
    <w:rsid w:val="00F134C6"/>
    <w:rsid w:val="00F14985"/>
    <w:rsid w:val="00F53A0A"/>
    <w:rsid w:val="00F8080E"/>
    <w:rsid w:val="00F81376"/>
    <w:rsid w:val="00F86E6C"/>
    <w:rsid w:val="00F97A38"/>
    <w:rsid w:val="00FA3A1A"/>
    <w:rsid w:val="00FA7990"/>
    <w:rsid w:val="00FE7FDF"/>
    <w:rsid w:val="00FF0451"/>
    <w:rsid w:val="03F3B94B"/>
    <w:rsid w:val="03FDCCF5"/>
    <w:rsid w:val="051115DC"/>
    <w:rsid w:val="06DA3A1E"/>
    <w:rsid w:val="07EBCDFB"/>
    <w:rsid w:val="07EDBAD5"/>
    <w:rsid w:val="089856AA"/>
    <w:rsid w:val="09096A93"/>
    <w:rsid w:val="0998EF1B"/>
    <w:rsid w:val="0BB06C8F"/>
    <w:rsid w:val="0D3B7888"/>
    <w:rsid w:val="0DB531ED"/>
    <w:rsid w:val="0DE737BD"/>
    <w:rsid w:val="0EE8BE2F"/>
    <w:rsid w:val="11D08152"/>
    <w:rsid w:val="1215902B"/>
    <w:rsid w:val="12D99312"/>
    <w:rsid w:val="14A67184"/>
    <w:rsid w:val="1629C45D"/>
    <w:rsid w:val="175EF16F"/>
    <w:rsid w:val="19DBFD07"/>
    <w:rsid w:val="1CA1C3E3"/>
    <w:rsid w:val="1CC0C602"/>
    <w:rsid w:val="1E2D9E88"/>
    <w:rsid w:val="1E96E244"/>
    <w:rsid w:val="1EB05DD9"/>
    <w:rsid w:val="20272A52"/>
    <w:rsid w:val="220E1ABF"/>
    <w:rsid w:val="226B305A"/>
    <w:rsid w:val="22E5BF3C"/>
    <w:rsid w:val="2319D4F1"/>
    <w:rsid w:val="24DBA089"/>
    <w:rsid w:val="266DC1FB"/>
    <w:rsid w:val="2BCC2A2A"/>
    <w:rsid w:val="2DC6E4A1"/>
    <w:rsid w:val="2EB66909"/>
    <w:rsid w:val="30B83AE7"/>
    <w:rsid w:val="322F0736"/>
    <w:rsid w:val="34A0CBA2"/>
    <w:rsid w:val="36DD9E37"/>
    <w:rsid w:val="38504D87"/>
    <w:rsid w:val="3B79263F"/>
    <w:rsid w:val="3BAB4BDC"/>
    <w:rsid w:val="3D363442"/>
    <w:rsid w:val="3E5DF205"/>
    <w:rsid w:val="41927A51"/>
    <w:rsid w:val="42E22EC4"/>
    <w:rsid w:val="459B0B62"/>
    <w:rsid w:val="47B856DE"/>
    <w:rsid w:val="47C47437"/>
    <w:rsid w:val="49F0F9B3"/>
    <w:rsid w:val="4A1D6DF1"/>
    <w:rsid w:val="4C5CA2B0"/>
    <w:rsid w:val="4E6DC043"/>
    <w:rsid w:val="53630EE9"/>
    <w:rsid w:val="54EFD659"/>
    <w:rsid w:val="55A340E9"/>
    <w:rsid w:val="565E642F"/>
    <w:rsid w:val="56BB98AF"/>
    <w:rsid w:val="58AA66DF"/>
    <w:rsid w:val="590C20B5"/>
    <w:rsid w:val="5A983C84"/>
    <w:rsid w:val="5C36D8A1"/>
    <w:rsid w:val="5E39F347"/>
    <w:rsid w:val="6028BE66"/>
    <w:rsid w:val="605F8C31"/>
    <w:rsid w:val="6241C655"/>
    <w:rsid w:val="6272F139"/>
    <w:rsid w:val="62C2B707"/>
    <w:rsid w:val="635DC19A"/>
    <w:rsid w:val="638C143E"/>
    <w:rsid w:val="64A03FEF"/>
    <w:rsid w:val="65EA36AD"/>
    <w:rsid w:val="683CA478"/>
    <w:rsid w:val="68915830"/>
    <w:rsid w:val="6A976C35"/>
    <w:rsid w:val="6AAC367A"/>
    <w:rsid w:val="6BFA2448"/>
    <w:rsid w:val="6CD701D7"/>
    <w:rsid w:val="6CE9F3C2"/>
    <w:rsid w:val="736DEDAA"/>
    <w:rsid w:val="7496E54F"/>
    <w:rsid w:val="763034C5"/>
    <w:rsid w:val="77F7DAD5"/>
    <w:rsid w:val="782F9B79"/>
    <w:rsid w:val="789B071F"/>
    <w:rsid w:val="78CA7553"/>
    <w:rsid w:val="797E9BBD"/>
    <w:rsid w:val="79B0067E"/>
    <w:rsid w:val="7A0F6C59"/>
    <w:rsid w:val="7AB34DD3"/>
    <w:rsid w:val="7BF10C0D"/>
    <w:rsid w:val="7C67752E"/>
    <w:rsid w:val="7E5DFA7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8D000"/>
  <w15:chartTrackingRefBased/>
  <w15:docId w15:val="{C88B4B4C-4456-4661-9305-141DC4FA1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80442"/>
    <w:pPr>
      <w:suppressAutoHyphens/>
      <w:spacing w:after="0" w:line="240" w:lineRule="auto"/>
      <w:jc w:val="both"/>
    </w:pPr>
    <w:rPr>
      <w:rFonts w:ascii="Times New Roman" w:hAnsi="Times New Roman" w:eastAsia="Times New Roman" w:cs="Times New Roman"/>
      <w:sz w:val="24"/>
      <w:szCs w:val="24"/>
      <w:lang w:val="es-CR" w:eastAsia="ar-SA"/>
    </w:rPr>
  </w:style>
  <w:style w:type="paragraph" w:styleId="Heading1">
    <w:name w:val="heading 1"/>
    <w:basedOn w:val="Normal"/>
    <w:next w:val="Normal"/>
    <w:link w:val="Heading1Char"/>
    <w:uiPriority w:val="9"/>
    <w:qFormat/>
    <w:rsid w:val="004A1E68"/>
    <w:pPr>
      <w:keepNext/>
      <w:keepLines/>
      <w:spacing w:before="24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A1E68"/>
    <w:pPr>
      <w:keepNext/>
      <w:keepLines/>
      <w:spacing w:before="40"/>
      <w:jc w:val="left"/>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E54482"/>
    <w:pPr>
      <w:keepNext/>
      <w:keepLines/>
      <w:spacing w:before="40"/>
      <w:outlineLvl w:val="2"/>
    </w:pPr>
    <w:rPr>
      <w:rFonts w:eastAsiaTheme="majorEastAsia" w:cstheme="majorBidi"/>
      <w:b/>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OC1">
    <w:name w:val="toc 1"/>
    <w:basedOn w:val="Normal"/>
    <w:next w:val="Normal"/>
    <w:uiPriority w:val="39"/>
    <w:rsid w:val="00D13968"/>
  </w:style>
  <w:style w:type="paragraph" w:styleId="TOC2">
    <w:name w:val="toc 2"/>
    <w:basedOn w:val="Normal"/>
    <w:next w:val="Normal"/>
    <w:uiPriority w:val="39"/>
    <w:rsid w:val="00D13968"/>
    <w:pPr>
      <w:ind w:left="220"/>
    </w:pPr>
  </w:style>
  <w:style w:type="paragraph" w:styleId="TOC3">
    <w:name w:val="toc 3"/>
    <w:basedOn w:val="Normal"/>
    <w:next w:val="Normal"/>
    <w:uiPriority w:val="39"/>
    <w:rsid w:val="00D13968"/>
    <w:pPr>
      <w:ind w:left="440"/>
    </w:pPr>
  </w:style>
  <w:style w:type="character" w:styleId="Hyperlink">
    <w:name w:val="Hyperlink"/>
    <w:basedOn w:val="DefaultParagraphFont"/>
    <w:uiPriority w:val="99"/>
    <w:unhideWhenUsed/>
    <w:rsid w:val="00755914"/>
    <w:rPr>
      <w:color w:val="0563C1" w:themeColor="hyperlink"/>
      <w:u w:val="single"/>
    </w:rPr>
  </w:style>
  <w:style w:type="character" w:styleId="UnresolvedMention">
    <w:name w:val="Unresolved Mention"/>
    <w:basedOn w:val="DefaultParagraphFont"/>
    <w:uiPriority w:val="99"/>
    <w:semiHidden/>
    <w:unhideWhenUsed/>
    <w:rsid w:val="00755914"/>
    <w:rPr>
      <w:color w:val="605E5C"/>
      <w:shd w:val="clear" w:color="auto" w:fill="E1DFDD"/>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ListParagraph">
    <w:name w:val="List Paragraph"/>
    <w:basedOn w:val="Normal"/>
    <w:uiPriority w:val="34"/>
    <w:qFormat/>
    <w:pPr>
      <w:ind w:left="720"/>
      <w:contextualSpacing/>
    </w:pPr>
  </w:style>
  <w:style w:type="character" w:styleId="Heading3Char" w:customStyle="1">
    <w:name w:val="Heading 3 Char"/>
    <w:basedOn w:val="DefaultParagraphFont"/>
    <w:link w:val="Heading3"/>
    <w:uiPriority w:val="9"/>
    <w:rsid w:val="00025B09"/>
    <w:rPr>
      <w:rFonts w:ascii="Times New Roman" w:hAnsi="Times New Roman" w:eastAsiaTheme="majorEastAsia" w:cstheme="majorBidi"/>
      <w:b/>
      <w:sz w:val="24"/>
      <w:szCs w:val="24"/>
      <w:lang w:val="es-CR" w:eastAsia="ar-SA"/>
    </w:rPr>
  </w:style>
  <w:style w:type="character" w:styleId="Heading1Char" w:customStyle="1">
    <w:name w:val="Heading 1 Char"/>
    <w:basedOn w:val="DefaultParagraphFont"/>
    <w:link w:val="Heading1"/>
    <w:uiPriority w:val="9"/>
    <w:rsid w:val="004A1E68"/>
    <w:rPr>
      <w:rFonts w:ascii="Times New Roman" w:hAnsi="Times New Roman" w:eastAsiaTheme="majorEastAsia" w:cstheme="majorBidi"/>
      <w:b/>
      <w:sz w:val="32"/>
      <w:szCs w:val="32"/>
      <w:lang w:val="es-CR" w:eastAsia="ar-SA"/>
    </w:rPr>
  </w:style>
  <w:style w:type="character" w:styleId="Heading2Char" w:customStyle="1">
    <w:name w:val="Heading 2 Char"/>
    <w:basedOn w:val="DefaultParagraphFont"/>
    <w:link w:val="Heading2"/>
    <w:uiPriority w:val="9"/>
    <w:rsid w:val="004A1E68"/>
    <w:rPr>
      <w:rFonts w:ascii="Times New Roman" w:hAnsi="Times New Roman" w:eastAsiaTheme="majorEastAsia" w:cstheme="majorBidi"/>
      <w:b/>
      <w:sz w:val="28"/>
      <w:szCs w:val="26"/>
      <w:lang w:val="es-CR" w:eastAsia="ar-SA"/>
    </w:rPr>
  </w:style>
  <w:style w:type="character" w:styleId="FollowedHyperlink">
    <w:name w:val="FollowedHyperlink"/>
    <w:basedOn w:val="DefaultParagraphFont"/>
    <w:uiPriority w:val="99"/>
    <w:semiHidden/>
    <w:unhideWhenUsed/>
    <w:rsid w:val="004A1E68"/>
    <w:rPr>
      <w:color w:val="954F72" w:themeColor="followedHyperlink"/>
      <w:u w:val="single"/>
    </w:rPr>
  </w:style>
  <w:style w:type="paragraph" w:styleId="TOCHeading">
    <w:name w:val="TOC Heading"/>
    <w:basedOn w:val="Heading1"/>
    <w:next w:val="Normal"/>
    <w:uiPriority w:val="39"/>
    <w:unhideWhenUsed/>
    <w:qFormat/>
    <w:rsid w:val="004A1E68"/>
    <w:pPr>
      <w:suppressAutoHyphens w:val="0"/>
      <w:spacing w:line="259" w:lineRule="auto"/>
      <w:jc w:val="left"/>
      <w:outlineLvl w:val="9"/>
    </w:pPr>
    <w:rPr>
      <w:rFonts w:asciiTheme="majorHAnsi" w:hAnsiTheme="majorHAnsi"/>
      <w:b w:val="0"/>
      <w:color w:val="2F5496" w:themeColor="accent1" w:themeShade="BF"/>
      <w:lang w:val="en-US" w:eastAsia="en-US"/>
    </w:rPr>
  </w:style>
  <w:style w:type="paragraph" w:styleId="NoSpacing">
    <w:name w:val="No Spacing"/>
    <w:uiPriority w:val="1"/>
    <w:qFormat/>
    <w:rsid w:val="004A1E68"/>
    <w:pPr>
      <w:suppressAutoHyphens/>
      <w:spacing w:after="0" w:line="240" w:lineRule="auto"/>
      <w:jc w:val="both"/>
    </w:pPr>
    <w:rPr>
      <w:rFonts w:ascii="Arial" w:hAnsi="Arial" w:eastAsia="Times New Roman" w:cs="Times New Roman"/>
      <w:szCs w:val="24"/>
      <w:lang w:val="es-CR" w:eastAsia="ar-SA"/>
    </w:rPr>
  </w:style>
  <w:style w:type="paragraph" w:styleId="Revision">
    <w:name w:val="Revision"/>
    <w:hidden/>
    <w:uiPriority w:val="99"/>
    <w:semiHidden/>
    <w:rsid w:val="004A1E68"/>
    <w:pPr>
      <w:spacing w:after="0" w:line="240" w:lineRule="auto"/>
    </w:pPr>
    <w:rPr>
      <w:rFonts w:ascii="Times New Roman" w:hAnsi="Times New Roman" w:eastAsia="Times New Roman" w:cs="Times New Roman"/>
      <w:sz w:val="24"/>
      <w:szCs w:val="24"/>
      <w:lang w:val="es-CR" w:eastAsia="ar-SA"/>
    </w:rPr>
  </w:style>
  <w:style w:type="table" w:styleId="GridTable6Colorful-Accent1">
    <w:name w:val="Grid Table 6 Colorful Accent 1"/>
    <w:basedOn w:val="TableNormal"/>
    <w:uiPriority w:val="51"/>
    <w:pPr>
      <w:spacing w:after="0" w:line="240" w:lineRule="auto"/>
    </w:pPr>
    <w:rPr>
      <w:color w:val="2F5496" w:themeColor="accent1" w:themeShade="BF"/>
    </w:rPr>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rPr>
      <w:tblPr/>
      <w:tcPr>
        <w:tcBorders>
          <w:bottom w:val="single" w:color="8EAADB" w:themeColor="accent1" w:themeTint="99" w:sz="12" w:space="0"/>
        </w:tcBorders>
      </w:tcPr>
    </w:tblStylePr>
    <w:tblStylePr w:type="lastRow">
      <w:rPr>
        <w:b/>
        <w:bCs/>
      </w:rPr>
      <w:tblPr/>
      <w:tcPr>
        <w:tcBorders>
          <w:top w:val="double" w:color="8EAADB" w:themeColor="accent1" w:themeTint="99"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6571884">
      <w:bodyDiv w:val="1"/>
      <w:marLeft w:val="0"/>
      <w:marRight w:val="0"/>
      <w:marTop w:val="0"/>
      <w:marBottom w:val="0"/>
      <w:divBdr>
        <w:top w:val="none" w:sz="0" w:space="0" w:color="auto"/>
        <w:left w:val="none" w:sz="0" w:space="0" w:color="auto"/>
        <w:bottom w:val="none" w:sz="0" w:space="0" w:color="auto"/>
        <w:right w:val="none" w:sz="0" w:space="0" w:color="auto"/>
      </w:divBdr>
    </w:div>
    <w:div w:id="1599800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3.png" Id="rId18" /><Relationship Type="http://schemas.openxmlformats.org/officeDocument/2006/relationships/image" Target="media/image21.png" Id="rId26" /><Relationship Type="http://schemas.openxmlformats.org/officeDocument/2006/relationships/image" Target="media/image34.png" Id="rId39" /><Relationship Type="http://schemas.openxmlformats.org/officeDocument/2006/relationships/image" Target="media/image29.png" Id="rId34" /><Relationship Type="http://schemas.openxmlformats.org/officeDocument/2006/relationships/image" Target="media/image37.png" Id="rId42" /><Relationship Type="http://schemas.openxmlformats.org/officeDocument/2006/relationships/image" Target="media/image2.png" Id="rId7" /><Relationship Type="http://schemas.openxmlformats.org/officeDocument/2006/relationships/numbering" Target="numbering.xml" Id="rId2" /><Relationship Type="http://schemas.openxmlformats.org/officeDocument/2006/relationships/image" Target="media/image24.png" Id="rId29"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image" Target="media/image6.png" Id="rId11" /><Relationship Type="http://schemas.openxmlformats.org/officeDocument/2006/relationships/image" Target="media/image19.png" Id="rId24" /><Relationship Type="http://schemas.openxmlformats.org/officeDocument/2006/relationships/image" Target="media/image27.png" Id="rId32" /><Relationship Type="http://schemas.openxmlformats.org/officeDocument/2006/relationships/theme" Target="theme/theme1.xml" Id="rId45" /><Relationship Type="http://schemas.openxmlformats.org/officeDocument/2006/relationships/webSettings" Target="webSettings.xml" Id="rId5" /><Relationship Type="http://schemas.openxmlformats.org/officeDocument/2006/relationships/image" Target="media/image23.png" Id="rId28" /><Relationship Type="http://schemas.openxmlformats.org/officeDocument/2006/relationships/image" Target="media/image5.png" Id="rId10" /><Relationship Type="http://schemas.openxmlformats.org/officeDocument/2006/relationships/image" Target="media/image14.png" Id="rId19" /><Relationship Type="http://schemas.openxmlformats.org/officeDocument/2006/relationships/image" Target="media/image26.png" Id="rId31" /><Relationship Type="http://schemas.openxmlformats.org/officeDocument/2006/relationships/fontTable" Target="fontTable.xml" Id="rId44"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image" Target="media/image22.png" Id="rId27" /><Relationship Type="http://schemas.openxmlformats.org/officeDocument/2006/relationships/image" Target="media/image25.png" Id="rId30" /><Relationship Type="http://schemas.openxmlformats.org/officeDocument/2006/relationships/image" Target="media/image30.png" Id="rId35" /><Relationship Type="http://schemas.openxmlformats.org/officeDocument/2006/relationships/hyperlink" Target="https://idatosabiertos.org/estandar-de-datos-de-femicidios-version-beta/" TargetMode="External" Id="rId43" /><Relationship Type="http://schemas.openxmlformats.org/officeDocument/2006/relationships/image" Target="media/image3.png" Id="rId8" /><Relationship Type="http://schemas.openxmlformats.org/officeDocument/2006/relationships/styles" Target="styles.xml" Id="rId3" /><Relationship Type="http://schemas.openxmlformats.org/officeDocument/2006/relationships/image" Target="media/image7.png" Id="rId12" /><Relationship Type="http://schemas.openxmlformats.org/officeDocument/2006/relationships/image" Target="media/image20.png" Id="rId25" /><Relationship Type="http://schemas.openxmlformats.org/officeDocument/2006/relationships/image" Target="media/image28.png" Id="rId33" /><Relationship Type="http://schemas.microsoft.com/office/2020/10/relationships/intelligence" Target="intelligence2.xml" Id="rId46" /><Relationship Type="http://schemas.openxmlformats.org/officeDocument/2006/relationships/image" Target="media/image15.png" Id="rId20" /><Relationship Type="http://schemas.openxmlformats.org/officeDocument/2006/relationships/image" Target="media/image36.png" Id="rId41" /><Relationship Type="http://schemas.openxmlformats.org/officeDocument/2006/relationships/image" Target="/media/image26.png" Id="R8c6db064cb78472d" /><Relationship Type="http://schemas.openxmlformats.org/officeDocument/2006/relationships/image" Target="/media/image27.png" Id="R39b6dc041b94457c" /><Relationship Type="http://schemas.openxmlformats.org/officeDocument/2006/relationships/glossaryDocument" Target="glossary/document.xml" Id="R3b009f4aeafa4e20" /><Relationship Type="http://schemas.openxmlformats.org/officeDocument/2006/relationships/image" Target="/media/image2b.png" Id="R47c22ac3cb6444d5" /><Relationship Type="http://schemas.openxmlformats.org/officeDocument/2006/relationships/image" Target="/media/image2c.png" Id="R435328734d894c54" /><Relationship Type="http://schemas.openxmlformats.org/officeDocument/2006/relationships/image" Target="/media/image2d.png" Id="R7beeed0fd43e45f4" /><Relationship Type="http://schemas.openxmlformats.org/officeDocument/2006/relationships/image" Target="/media/image2e.png" Id="Rd871860d74114d19" /><Relationship Type="http://schemas.openxmlformats.org/officeDocument/2006/relationships/image" Target="/media/image2f.png" Id="R20fe1a231ca24730" /><Relationship Type="http://schemas.openxmlformats.org/officeDocument/2006/relationships/image" Target="/media/image30.png" Id="R0a174554f8af4c03" /><Relationship Type="http://schemas.openxmlformats.org/officeDocument/2006/relationships/image" Target="/media/image31.png" Id="R6351a73597cc4a5e" /><Relationship Type="http://schemas.openxmlformats.org/officeDocument/2006/relationships/image" Target="/media/image32.png" Id="Ra41b7eaab3bb4cdd" /><Relationship Type="http://schemas.openxmlformats.org/officeDocument/2006/relationships/image" Target="/media/image2a.png" Id="R6453493106cb4197" /><Relationship Type="http://schemas.openxmlformats.org/officeDocument/2006/relationships/image" Target="/media/image33.png" Id="Rf453c8b7ebe945af" /><Relationship Type="http://schemas.openxmlformats.org/officeDocument/2006/relationships/image" Target="/media/image34.png" Id="R3814b521555d4bce" /><Relationship Type="http://schemas.openxmlformats.org/officeDocument/2006/relationships/image" Target="/media/image35.png" Id="Rb92dd0a35189463d" /><Relationship Type="http://schemas.openxmlformats.org/officeDocument/2006/relationships/image" Target="/media/image36.png" Id="Rf6e258e5c7d64590" /><Relationship Type="http://schemas.openxmlformats.org/officeDocument/2006/relationships/image" Target="/media/image37.png" Id="Rea578360241f487b"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2704a9e-1ef9-4e21-94f5-ac2509e78f4b}"/>
      </w:docPartPr>
      <w:docPartBody>
        <w:p w14:paraId="1AF0CAC1">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C69FCD-E018-644A-8A51-44FC3F20AEFB}">
  <ds:schemaRefs>
    <ds:schemaRef ds:uri="http://schemas.openxmlformats.org/officeDocument/2006/bibliography"/>
    <ds:schemaRef ds:uri="http://www.w3.org/2000/xmln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Carlos Morales Castro</dc:creator>
  <keywords/>
  <dc:description/>
  <lastModifiedBy>Saul Cordoba</lastModifiedBy>
  <revision>77</revision>
  <dcterms:created xsi:type="dcterms:W3CDTF">2023-03-25T08:18:00.0000000Z</dcterms:created>
  <dcterms:modified xsi:type="dcterms:W3CDTF">2023-07-07T22:14:11.9149513Z</dcterms:modified>
</coreProperties>
</file>